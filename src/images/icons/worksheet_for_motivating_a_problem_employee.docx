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E25AA" w14:textId="48389FEF" w:rsidR="00190235" w:rsidRPr="001A6D28" w:rsidRDefault="00190235" w:rsidP="00190235">
      <w:pPr>
        <w:spacing w:before="400"/>
        <w:ind w:right="-446"/>
        <w:rPr>
          <w:rFonts w:cs="Arial"/>
          <w:sz w:val="36"/>
          <w:szCs w:val="36"/>
        </w:rPr>
      </w:pPr>
      <w:r>
        <w:rPr>
          <w:rFonts w:cs="Arial"/>
          <w:noProof/>
          <w:sz w:val="36"/>
          <w:szCs w:val="36"/>
        </w:rPr>
        <w:br/>
      </w:r>
      <w:r w:rsidRPr="00190235">
        <w:rPr>
          <w:rFonts w:cs="Arial"/>
          <w:noProof/>
          <w:spacing w:val="-4"/>
          <w:sz w:val="36"/>
          <w:szCs w:val="36"/>
        </w:rPr>
        <w:drawing>
          <wp:anchor distT="0" distB="0" distL="114300" distR="114300" simplePos="0" relativeHeight="251659264" behindDoc="1" locked="1" layoutInCell="1" allowOverlap="1" wp14:anchorId="0297B9D0" wp14:editId="11C005E1">
            <wp:simplePos x="0" y="0"/>
            <wp:positionH relativeFrom="page">
              <wp:posOffset>-27940</wp:posOffset>
            </wp:positionH>
            <wp:positionV relativeFrom="page">
              <wp:posOffset>0</wp:posOffset>
            </wp:positionV>
            <wp:extent cx="7795895" cy="2225040"/>
            <wp:effectExtent l="0" t="0" r="190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underlay.jpg"/>
                    <pic:cNvPicPr/>
                  </pic:nvPicPr>
                  <pic:blipFill>
                    <a:blip r:embed="rId10">
                      <a:extLst>
                        <a:ext uri="{28A0092B-C50C-407E-A947-70E740481C1C}">
                          <a14:useLocalDpi xmlns:a14="http://schemas.microsoft.com/office/drawing/2010/main" val="0"/>
                        </a:ext>
                      </a:extLst>
                    </a:blip>
                    <a:stretch>
                      <a:fillRect/>
                    </a:stretch>
                  </pic:blipFill>
                  <pic:spPr>
                    <a:xfrm>
                      <a:off x="0" y="0"/>
                      <a:ext cx="7795895" cy="2225040"/>
                    </a:xfrm>
                    <a:prstGeom prst="rect">
                      <a:avLst/>
                    </a:prstGeom>
                  </pic:spPr>
                </pic:pic>
              </a:graphicData>
            </a:graphic>
            <wp14:sizeRelH relativeFrom="margin">
              <wp14:pctWidth>0</wp14:pctWidth>
            </wp14:sizeRelH>
          </wp:anchor>
        </w:drawing>
      </w:r>
      <w:r w:rsidR="00F23A89">
        <w:rPr>
          <w:rFonts w:cs="Arial"/>
          <w:noProof/>
          <w:spacing w:val="-4"/>
          <w:sz w:val="36"/>
          <w:szCs w:val="36"/>
        </w:rPr>
        <w:t>Worksheet for Motivating a Problem</w:t>
      </w:r>
      <w:r w:rsidR="003226C9" w:rsidRPr="003226C9">
        <w:rPr>
          <w:rFonts w:cs="Arial"/>
          <w:noProof/>
          <w:spacing w:val="-4"/>
          <w:sz w:val="36"/>
          <w:szCs w:val="36"/>
        </w:rPr>
        <w:t xml:space="preserve"> Employee</w:t>
      </w:r>
    </w:p>
    <w:p w14:paraId="08DE8BDC" w14:textId="1F9608E7" w:rsidR="00534DE2" w:rsidRPr="00E97909" w:rsidRDefault="00534DE2" w:rsidP="009F598D">
      <w:pPr>
        <w:pStyle w:val="HBPsubhead2red"/>
        <w:ind w:right="3960"/>
        <w:rPr>
          <w:color w:val="A41C32"/>
        </w:rPr>
      </w:pPr>
      <w:r w:rsidRPr="00E97909">
        <w:rPr>
          <w:color w:val="A41C32"/>
        </w:rPr>
        <w:t>I</w:t>
      </w:r>
      <w:r w:rsidR="009E3E62" w:rsidRPr="00E97909">
        <w:rPr>
          <w:color w:val="A41C32"/>
        </w:rPr>
        <w:t>nstructions</w:t>
      </w:r>
      <w:r w:rsidRPr="00E97909">
        <w:rPr>
          <w:color w:val="A41C32"/>
        </w:rPr>
        <w:t xml:space="preserve"> </w:t>
      </w:r>
    </w:p>
    <w:p w14:paraId="3E05A11C" w14:textId="6ABE34C8" w:rsidR="000572A5" w:rsidRPr="00E97909" w:rsidRDefault="00534DE2" w:rsidP="000A7F22">
      <w:pPr>
        <w:spacing w:line="276" w:lineRule="auto"/>
        <w:rPr>
          <w:rFonts w:cs="Helvetica"/>
          <w:i/>
          <w:color w:val="000000" w:themeColor="text1"/>
          <w:szCs w:val="20"/>
        </w:rPr>
      </w:pPr>
      <w:r w:rsidRPr="009E3E62">
        <w:rPr>
          <w:szCs w:val="20"/>
        </w:rPr>
        <w:br/>
      </w:r>
      <w:r w:rsidR="003226C9" w:rsidRPr="003226C9">
        <w:rPr>
          <w:rFonts w:cs="Helvetica"/>
          <w:i/>
          <w:color w:val="000000" w:themeColor="text1"/>
          <w:szCs w:val="20"/>
        </w:rPr>
        <w:t>Motivating problem employees requires a special approach. Rather than trying to provide motivation, you want to help them motivate themselves. Follow three steps to help an employee become motivated.</w:t>
      </w:r>
    </w:p>
    <w:p w14:paraId="0C2632E1" w14:textId="4C445BC2" w:rsidR="00DC280F" w:rsidRPr="000A7F22" w:rsidRDefault="00E05852" w:rsidP="00DC280F">
      <w:pPr>
        <w:spacing w:line="276" w:lineRule="auto"/>
        <w:ind w:right="774"/>
        <w:rPr>
          <w:rFonts w:cs="Helvetica"/>
          <w:color w:val="000000" w:themeColor="text1"/>
          <w:szCs w:val="20"/>
        </w:rPr>
      </w:pPr>
      <w:r w:rsidRPr="000A7F22">
        <w:rPr>
          <w:rFonts w:cs="Helvetica"/>
          <w:color w:val="000000" w:themeColor="text1"/>
          <w:szCs w:val="20"/>
        </w:rPr>
        <w:br/>
      </w:r>
    </w:p>
    <w:p w14:paraId="081D96CA" w14:textId="2B851882" w:rsidR="003226C9" w:rsidRPr="00E05852" w:rsidRDefault="000E5088" w:rsidP="000A7F22">
      <w:pPr>
        <w:spacing w:before="100" w:beforeAutospacing="1" w:after="100" w:afterAutospacing="1" w:line="276" w:lineRule="auto"/>
        <w:ind w:right="774"/>
        <w:rPr>
          <w:rFonts w:cs="Helvetica"/>
          <w:b/>
          <w:color w:val="000000" w:themeColor="text1"/>
          <w:szCs w:val="20"/>
        </w:rPr>
      </w:pPr>
      <w:r>
        <w:rPr>
          <w:rFonts w:cs="Helvetica"/>
          <w:b/>
          <w:color w:val="000000" w:themeColor="text1"/>
          <w:szCs w:val="20"/>
        </w:rPr>
        <w:t>Step 1</w:t>
      </w:r>
      <w:r w:rsidR="003226C9" w:rsidRPr="003226C9">
        <w:rPr>
          <w:rFonts w:cs="Helvetica"/>
          <w:b/>
          <w:color w:val="000000" w:themeColor="text1"/>
          <w:szCs w:val="20"/>
        </w:rPr>
        <w:t>: Investigate the issue</w:t>
      </w:r>
    </w:p>
    <w:p w14:paraId="06179036" w14:textId="06CBC67C" w:rsidR="0049233A" w:rsidRDefault="003226C9" w:rsidP="000A7F22">
      <w:pPr>
        <w:pStyle w:val="UserTextBlue"/>
      </w:pPr>
      <w:r w:rsidRPr="003226C9">
        <w:rPr>
          <w:rFonts w:cs="Helvetica"/>
          <w:color w:val="000000" w:themeColor="text1"/>
          <w:szCs w:val="20"/>
        </w:rPr>
        <w:t>What motivates the employee</w:t>
      </w:r>
      <w:r w:rsidR="000E5088">
        <w:rPr>
          <w:rFonts w:cs="Helvetica"/>
          <w:color w:val="000000" w:themeColor="text1"/>
          <w:szCs w:val="20"/>
        </w:rPr>
        <w:t>? List the</w:t>
      </w:r>
      <w:r w:rsidR="009B70DB">
        <w:rPr>
          <w:rFonts w:cs="Helvetica"/>
          <w:color w:val="000000" w:themeColor="text1"/>
          <w:szCs w:val="20"/>
        </w:rPr>
        <w:t>ir</w:t>
      </w:r>
      <w:r w:rsidR="000E5088">
        <w:rPr>
          <w:rFonts w:cs="Helvetica"/>
          <w:color w:val="000000" w:themeColor="text1"/>
          <w:szCs w:val="20"/>
        </w:rPr>
        <w:t xml:space="preserve"> interests. How h</w:t>
      </w:r>
      <w:r w:rsidR="009B70DB">
        <w:rPr>
          <w:rFonts w:cs="Helvetica"/>
          <w:color w:val="000000" w:themeColor="text1"/>
          <w:szCs w:val="20"/>
        </w:rPr>
        <w:t>as this person</w:t>
      </w:r>
      <w:r w:rsidRPr="003226C9">
        <w:rPr>
          <w:rFonts w:cs="Helvetica"/>
          <w:color w:val="000000" w:themeColor="text1"/>
          <w:szCs w:val="20"/>
        </w:rPr>
        <w:t xml:space="preserve"> excelled in the past? Is there </w:t>
      </w:r>
      <w:proofErr w:type="gramStart"/>
      <w:r w:rsidRPr="003226C9">
        <w:rPr>
          <w:rFonts w:cs="Helvetica"/>
          <w:color w:val="000000" w:themeColor="text1"/>
          <w:szCs w:val="20"/>
        </w:rPr>
        <w:t>something</w:t>
      </w:r>
      <w:proofErr w:type="gramEnd"/>
      <w:r w:rsidRPr="003226C9">
        <w:rPr>
          <w:rFonts w:cs="Helvetica"/>
          <w:color w:val="000000" w:themeColor="text1"/>
          <w:szCs w:val="20"/>
        </w:rPr>
        <w:t xml:space="preserve"> in the employee's personal life that’s contributing to the problem?</w:t>
      </w:r>
      <w:r w:rsidR="00047D03">
        <w:br/>
      </w:r>
      <w:r w:rsidR="00047D03">
        <w:br/>
      </w:r>
      <w:r w:rsidR="00047D03">
        <w:br/>
      </w:r>
      <w:r w:rsidR="00047D03">
        <w:br/>
      </w:r>
      <w:r w:rsidR="0049233A">
        <w:br/>
      </w:r>
      <w:r w:rsidR="008B4912">
        <w:br/>
      </w:r>
      <w:r w:rsidR="008B4912">
        <w:br/>
      </w:r>
    </w:p>
    <w:p w14:paraId="17589FCE" w14:textId="77777777" w:rsidR="0049233A" w:rsidRDefault="0049233A" w:rsidP="000A7F22">
      <w:pPr>
        <w:pStyle w:val="UserTextBlue"/>
      </w:pPr>
    </w:p>
    <w:p w14:paraId="1FCCEA3B" w14:textId="39D70E77" w:rsidR="0049233A" w:rsidRDefault="0049233A" w:rsidP="000A7F22">
      <w:pPr>
        <w:pStyle w:val="UserTextBlue"/>
      </w:pPr>
    </w:p>
    <w:p w14:paraId="1342AEC8" w14:textId="62C8B076" w:rsidR="0049233A" w:rsidRDefault="003226C9" w:rsidP="000A7F22">
      <w:pPr>
        <w:pStyle w:val="UserTextBlue"/>
        <w:spacing w:before="100" w:beforeAutospacing="1" w:after="100" w:afterAutospacing="1"/>
      </w:pPr>
      <w:r w:rsidRPr="003226C9">
        <w:rPr>
          <w:rFonts w:cs="Helvetica"/>
          <w:color w:val="000000" w:themeColor="text1"/>
          <w:spacing w:val="-2"/>
          <w:szCs w:val="20"/>
        </w:rPr>
        <w:t>What is the context? Is anything in the workplace or between you and the employee causing tension?</w:t>
      </w:r>
    </w:p>
    <w:p w14:paraId="3DF76918" w14:textId="77777777" w:rsidR="0049233A" w:rsidRDefault="0049233A" w:rsidP="00E05852">
      <w:pPr>
        <w:pStyle w:val="UserTextBlue"/>
      </w:pPr>
    </w:p>
    <w:p w14:paraId="7A472B64" w14:textId="77777777" w:rsidR="0049233A" w:rsidRDefault="0049233A" w:rsidP="00E05852">
      <w:pPr>
        <w:pStyle w:val="UserTextBlue"/>
      </w:pPr>
    </w:p>
    <w:p w14:paraId="2459C75C" w14:textId="61656322" w:rsidR="0049233A" w:rsidRDefault="000A7F22" w:rsidP="00E05852">
      <w:pPr>
        <w:pStyle w:val="UserTextBlue"/>
      </w:pPr>
      <w:r>
        <w:br/>
      </w:r>
      <w:r>
        <w:br/>
      </w:r>
    </w:p>
    <w:p w14:paraId="6D55193E" w14:textId="77777777" w:rsidR="000A7F22" w:rsidRDefault="000A7F22" w:rsidP="00E05852">
      <w:pPr>
        <w:pStyle w:val="UserTextBlue"/>
      </w:pPr>
    </w:p>
    <w:p w14:paraId="57878D97" w14:textId="319E597C" w:rsidR="0049233A" w:rsidRDefault="0049233A" w:rsidP="00E05852">
      <w:pPr>
        <w:pStyle w:val="UserTextBlue"/>
        <w:rPr>
          <w:rFonts w:cs="Helvetica"/>
          <w:color w:val="000000" w:themeColor="text1"/>
          <w:spacing w:val="-2"/>
          <w:szCs w:val="20"/>
        </w:rPr>
      </w:pPr>
      <w:r>
        <w:br/>
      </w:r>
    </w:p>
    <w:p w14:paraId="4BA7A6CE" w14:textId="48268E10" w:rsidR="009C6363" w:rsidRPr="000424B4" w:rsidRDefault="003226C9" w:rsidP="000A7F22">
      <w:pPr>
        <w:pStyle w:val="UserTextBlue"/>
        <w:spacing w:before="100" w:beforeAutospacing="1" w:after="100" w:afterAutospacing="1"/>
      </w:pPr>
      <w:r w:rsidRPr="003226C9">
        <w:rPr>
          <w:rFonts w:cs="Helvetica"/>
          <w:color w:val="000000" w:themeColor="text1"/>
          <w:spacing w:val="-2"/>
          <w:szCs w:val="20"/>
        </w:rPr>
        <w:t xml:space="preserve">Could your actions be part of the problem? Is lack of trust, micromanagement, or anything else that you are doing contributing to </w:t>
      </w:r>
      <w:r w:rsidR="001504E9">
        <w:rPr>
          <w:rFonts w:cs="Helvetica"/>
          <w:color w:val="000000" w:themeColor="text1"/>
          <w:spacing w:val="-2"/>
          <w:szCs w:val="20"/>
        </w:rPr>
        <w:t>this person’s lack of motivation</w:t>
      </w:r>
      <w:r w:rsidRPr="003226C9">
        <w:rPr>
          <w:rFonts w:cs="Helvetica"/>
          <w:color w:val="000000" w:themeColor="text1"/>
          <w:spacing w:val="-2"/>
          <w:szCs w:val="20"/>
        </w:rPr>
        <w:t>?</w:t>
      </w:r>
    </w:p>
    <w:p w14:paraId="79B7144F" w14:textId="77777777" w:rsidR="009C6363" w:rsidRPr="000424B4" w:rsidRDefault="009C6363" w:rsidP="009C6363">
      <w:pPr>
        <w:pStyle w:val="UserTextBlue"/>
        <w:rPr>
          <w:szCs w:val="20"/>
        </w:rPr>
      </w:pPr>
      <w:r w:rsidRPr="000424B4">
        <w:br/>
      </w:r>
    </w:p>
    <w:p w14:paraId="7F9314FB" w14:textId="77777777" w:rsidR="009C6363" w:rsidRPr="000424B4" w:rsidRDefault="009C6363" w:rsidP="009C6363">
      <w:pPr>
        <w:pStyle w:val="UserTextBlue"/>
        <w:tabs>
          <w:tab w:val="left" w:pos="0"/>
        </w:tabs>
        <w:rPr>
          <w:szCs w:val="20"/>
        </w:rPr>
      </w:pPr>
    </w:p>
    <w:p w14:paraId="4898CBCE" w14:textId="77777777" w:rsidR="009C6363" w:rsidRPr="000424B4" w:rsidRDefault="009C6363" w:rsidP="009C6363">
      <w:pPr>
        <w:pStyle w:val="UserTextBlue"/>
        <w:tabs>
          <w:tab w:val="left" w:pos="0"/>
        </w:tabs>
        <w:rPr>
          <w:szCs w:val="20"/>
        </w:rPr>
      </w:pPr>
    </w:p>
    <w:p w14:paraId="28CF89F6" w14:textId="77777777" w:rsidR="009C6363" w:rsidRDefault="009C6363" w:rsidP="009C6363">
      <w:pPr>
        <w:pStyle w:val="UserTextBlue"/>
        <w:tabs>
          <w:tab w:val="left" w:pos="0"/>
        </w:tabs>
        <w:rPr>
          <w:ins w:id="0" w:author="Janice Molloy" w:date="2018-02-01T10:50:00Z"/>
          <w:szCs w:val="20"/>
        </w:rPr>
      </w:pPr>
    </w:p>
    <w:p w14:paraId="71CACDF0" w14:textId="77777777" w:rsidR="00F5512E" w:rsidRPr="000424B4" w:rsidRDefault="00F5512E" w:rsidP="009C6363">
      <w:pPr>
        <w:pStyle w:val="UserTextBlue"/>
        <w:tabs>
          <w:tab w:val="left" w:pos="0"/>
        </w:tabs>
        <w:rPr>
          <w:szCs w:val="20"/>
        </w:rPr>
      </w:pPr>
    </w:p>
    <w:p w14:paraId="3CEC59F7" w14:textId="77777777" w:rsidR="009C6363" w:rsidRPr="000424B4" w:rsidRDefault="009C6363" w:rsidP="009C6363">
      <w:pPr>
        <w:pStyle w:val="UserTextBlue"/>
        <w:tabs>
          <w:tab w:val="left" w:pos="0"/>
        </w:tabs>
        <w:rPr>
          <w:szCs w:val="20"/>
        </w:rPr>
      </w:pPr>
    </w:p>
    <w:p w14:paraId="52442A07" w14:textId="77777777" w:rsidR="009C6363" w:rsidRPr="000424B4" w:rsidRDefault="009C6363" w:rsidP="009C6363">
      <w:pPr>
        <w:pStyle w:val="UserTextBlue"/>
        <w:tabs>
          <w:tab w:val="left" w:pos="0"/>
        </w:tabs>
        <w:rPr>
          <w:szCs w:val="20"/>
        </w:rPr>
      </w:pPr>
    </w:p>
    <w:p w14:paraId="633335EE" w14:textId="77777777" w:rsidR="000A7F22" w:rsidRDefault="000A7F22" w:rsidP="009C6363">
      <w:pPr>
        <w:pStyle w:val="UserTextBlue"/>
        <w:rPr>
          <w:szCs w:val="20"/>
        </w:rPr>
      </w:pPr>
    </w:p>
    <w:p w14:paraId="00E8FD3E" w14:textId="079013D7" w:rsidR="00E05852" w:rsidRPr="00E05852" w:rsidRDefault="000E5088" w:rsidP="004748D1">
      <w:pPr>
        <w:pStyle w:val="UserTextBlue"/>
        <w:rPr>
          <w:b/>
          <w:color w:val="auto"/>
          <w:szCs w:val="20"/>
        </w:rPr>
      </w:pPr>
      <w:r>
        <w:rPr>
          <w:b/>
          <w:color w:val="auto"/>
          <w:szCs w:val="20"/>
        </w:rPr>
        <w:lastRenderedPageBreak/>
        <w:t>Step 2</w:t>
      </w:r>
      <w:r w:rsidR="00E05852" w:rsidRPr="00E05852">
        <w:rPr>
          <w:b/>
          <w:color w:val="auto"/>
          <w:szCs w:val="20"/>
        </w:rPr>
        <w:t xml:space="preserve">: </w:t>
      </w:r>
      <w:r w:rsidR="003226C9" w:rsidRPr="003226C9">
        <w:rPr>
          <w:b/>
          <w:color w:val="auto"/>
          <w:szCs w:val="20"/>
        </w:rPr>
        <w:t>Consider a range of outcomes</w:t>
      </w:r>
    </w:p>
    <w:p w14:paraId="46CA34DD" w14:textId="45A763B5" w:rsidR="00E05852" w:rsidRDefault="003226C9" w:rsidP="000A7F22">
      <w:pPr>
        <w:pStyle w:val="UserTextBlue"/>
        <w:tabs>
          <w:tab w:val="left" w:pos="0"/>
        </w:tabs>
        <w:spacing w:before="100" w:beforeAutospacing="1" w:after="100" w:afterAutospacing="1"/>
        <w:rPr>
          <w:color w:val="auto"/>
          <w:szCs w:val="20"/>
        </w:rPr>
      </w:pPr>
      <w:r w:rsidRPr="003226C9">
        <w:rPr>
          <w:color w:val="auto"/>
          <w:szCs w:val="20"/>
        </w:rPr>
        <w:t>Don't jump to a quick conclusion about a course of action. Rather, brainstorm and list a range of different possibilities below.</w:t>
      </w:r>
    </w:p>
    <w:p w14:paraId="4F5432D5" w14:textId="77777777" w:rsidR="009C6363" w:rsidRPr="000424B4" w:rsidRDefault="009C6363" w:rsidP="009C6363">
      <w:pPr>
        <w:pStyle w:val="UserTextBlue"/>
      </w:pPr>
    </w:p>
    <w:p w14:paraId="6C2F06E5" w14:textId="77777777" w:rsidR="009C6363" w:rsidRPr="000424B4" w:rsidRDefault="009C6363" w:rsidP="009C6363">
      <w:pPr>
        <w:pStyle w:val="UserTextBlue"/>
        <w:rPr>
          <w:szCs w:val="20"/>
        </w:rPr>
      </w:pPr>
      <w:r w:rsidRPr="000424B4">
        <w:br/>
      </w:r>
    </w:p>
    <w:p w14:paraId="63286026" w14:textId="77777777" w:rsidR="009C6363" w:rsidRPr="000424B4" w:rsidRDefault="009C6363" w:rsidP="009C6363">
      <w:pPr>
        <w:pStyle w:val="UserTextBlue"/>
        <w:tabs>
          <w:tab w:val="left" w:pos="0"/>
        </w:tabs>
        <w:rPr>
          <w:szCs w:val="20"/>
        </w:rPr>
      </w:pPr>
    </w:p>
    <w:p w14:paraId="1EFD6D72" w14:textId="77777777" w:rsidR="009C6363" w:rsidRPr="000424B4" w:rsidRDefault="009C6363" w:rsidP="004748D1">
      <w:pPr>
        <w:pStyle w:val="UserTextBlue"/>
        <w:tabs>
          <w:tab w:val="left" w:pos="0"/>
        </w:tabs>
        <w:rPr>
          <w:szCs w:val="20"/>
        </w:rPr>
      </w:pPr>
    </w:p>
    <w:p w14:paraId="22FBCFCD" w14:textId="77777777" w:rsidR="009C6363" w:rsidRPr="000424B4" w:rsidRDefault="009C6363" w:rsidP="004748D1">
      <w:pPr>
        <w:pStyle w:val="UserTextBlue"/>
        <w:tabs>
          <w:tab w:val="left" w:pos="0"/>
        </w:tabs>
        <w:rPr>
          <w:szCs w:val="20"/>
        </w:rPr>
      </w:pPr>
    </w:p>
    <w:p w14:paraId="395B25F0" w14:textId="0C4B7257" w:rsidR="004748D1" w:rsidRPr="000424B4" w:rsidRDefault="009C6363" w:rsidP="004748D1">
      <w:pPr>
        <w:pStyle w:val="UserTextBlue"/>
        <w:spacing w:before="100" w:beforeAutospacing="1" w:after="100" w:afterAutospacing="1"/>
      </w:pPr>
      <w:r w:rsidRPr="000424B4">
        <w:rPr>
          <w:szCs w:val="20"/>
        </w:rPr>
        <w:br/>
      </w:r>
      <w:r w:rsidR="003226C9" w:rsidRPr="003226C9">
        <w:rPr>
          <w:color w:val="auto"/>
          <w:szCs w:val="20"/>
        </w:rPr>
        <w:t>Consider whether the employee could be successful in a different role. If so, what is it? How might the</w:t>
      </w:r>
      <w:r w:rsidR="001504E9">
        <w:rPr>
          <w:color w:val="auto"/>
          <w:szCs w:val="20"/>
        </w:rPr>
        <w:t>y</w:t>
      </w:r>
      <w:r w:rsidR="003226C9" w:rsidRPr="003226C9">
        <w:rPr>
          <w:color w:val="auto"/>
          <w:szCs w:val="20"/>
        </w:rPr>
        <w:t xml:space="preserve"> transition into this role?   </w:t>
      </w:r>
    </w:p>
    <w:p w14:paraId="14D99B97" w14:textId="7C917524" w:rsidR="009C6363" w:rsidRPr="000424B4" w:rsidRDefault="009C6363" w:rsidP="009C6363">
      <w:pPr>
        <w:pStyle w:val="UserTextBlue"/>
        <w:rPr>
          <w:szCs w:val="20"/>
        </w:rPr>
      </w:pPr>
      <w:r w:rsidRPr="000424B4">
        <w:br/>
      </w:r>
    </w:p>
    <w:p w14:paraId="7B32B5FC" w14:textId="77777777" w:rsidR="009C6363" w:rsidRPr="000424B4" w:rsidRDefault="009C6363" w:rsidP="009C6363">
      <w:pPr>
        <w:pStyle w:val="UserTextBlue"/>
        <w:tabs>
          <w:tab w:val="left" w:pos="0"/>
        </w:tabs>
        <w:rPr>
          <w:szCs w:val="20"/>
        </w:rPr>
      </w:pPr>
    </w:p>
    <w:p w14:paraId="637C8559" w14:textId="77777777" w:rsidR="009C6363" w:rsidRPr="000424B4" w:rsidRDefault="009C6363" w:rsidP="009C6363">
      <w:pPr>
        <w:pStyle w:val="UserTextBlue"/>
        <w:tabs>
          <w:tab w:val="left" w:pos="0"/>
        </w:tabs>
        <w:rPr>
          <w:szCs w:val="20"/>
        </w:rPr>
      </w:pPr>
    </w:p>
    <w:p w14:paraId="3B148A76" w14:textId="77777777" w:rsidR="009C6363" w:rsidRDefault="009C6363" w:rsidP="009C6363">
      <w:pPr>
        <w:pStyle w:val="UserTextBlue"/>
        <w:tabs>
          <w:tab w:val="left" w:pos="0"/>
        </w:tabs>
        <w:rPr>
          <w:szCs w:val="20"/>
        </w:rPr>
      </w:pPr>
    </w:p>
    <w:p w14:paraId="2ABBC00D" w14:textId="77777777" w:rsidR="004748D1" w:rsidRDefault="004748D1" w:rsidP="009C6363">
      <w:pPr>
        <w:pStyle w:val="UserTextBlue"/>
        <w:tabs>
          <w:tab w:val="left" w:pos="0"/>
        </w:tabs>
        <w:rPr>
          <w:szCs w:val="20"/>
        </w:rPr>
      </w:pPr>
    </w:p>
    <w:p w14:paraId="7FC372EF" w14:textId="77777777" w:rsidR="004748D1" w:rsidRPr="000424B4" w:rsidRDefault="004748D1" w:rsidP="009C6363">
      <w:pPr>
        <w:pStyle w:val="UserTextBlue"/>
        <w:tabs>
          <w:tab w:val="left" w:pos="0"/>
        </w:tabs>
        <w:rPr>
          <w:szCs w:val="20"/>
        </w:rPr>
      </w:pPr>
    </w:p>
    <w:p w14:paraId="1E10B69F" w14:textId="77777777" w:rsidR="009C6363" w:rsidRPr="000424B4" w:rsidRDefault="009C6363" w:rsidP="009C6363">
      <w:pPr>
        <w:pStyle w:val="UserTextBlue"/>
        <w:tabs>
          <w:tab w:val="left" w:pos="0"/>
        </w:tabs>
        <w:rPr>
          <w:szCs w:val="20"/>
        </w:rPr>
      </w:pPr>
    </w:p>
    <w:p w14:paraId="19023D64" w14:textId="5568A62C" w:rsidR="00446127" w:rsidRDefault="003226C9" w:rsidP="004748D1">
      <w:pPr>
        <w:pStyle w:val="UserTextBlue"/>
        <w:spacing w:before="100" w:beforeAutospacing="1" w:after="100" w:afterAutospacing="1"/>
        <w:rPr>
          <w:color w:val="auto"/>
          <w:szCs w:val="20"/>
        </w:rPr>
      </w:pPr>
      <w:r w:rsidRPr="003226C9">
        <w:rPr>
          <w:color w:val="auto"/>
          <w:szCs w:val="20"/>
        </w:rPr>
        <w:t>Does the employee need training or coaching? If so, training in what area? Or what coaching approach might you use?</w:t>
      </w:r>
    </w:p>
    <w:p w14:paraId="6722F0FD" w14:textId="77777777" w:rsidR="009C6363" w:rsidRPr="000424B4" w:rsidRDefault="009C6363" w:rsidP="009C6363">
      <w:pPr>
        <w:pStyle w:val="UserTextBlue"/>
      </w:pPr>
    </w:p>
    <w:p w14:paraId="428418EA" w14:textId="77777777" w:rsidR="009C6363" w:rsidRPr="000424B4" w:rsidRDefault="009C6363" w:rsidP="009C6363">
      <w:pPr>
        <w:pStyle w:val="UserTextBlue"/>
        <w:rPr>
          <w:szCs w:val="20"/>
        </w:rPr>
      </w:pPr>
      <w:r w:rsidRPr="000424B4">
        <w:br/>
      </w:r>
    </w:p>
    <w:p w14:paraId="60BC9E46" w14:textId="77777777" w:rsidR="009C6363" w:rsidRPr="000424B4" w:rsidRDefault="009C6363" w:rsidP="009C6363">
      <w:pPr>
        <w:pStyle w:val="UserTextBlue"/>
        <w:tabs>
          <w:tab w:val="left" w:pos="0"/>
        </w:tabs>
        <w:rPr>
          <w:szCs w:val="20"/>
        </w:rPr>
      </w:pPr>
    </w:p>
    <w:p w14:paraId="3F10D865" w14:textId="77777777" w:rsidR="009C6363" w:rsidRPr="000424B4" w:rsidRDefault="009C6363" w:rsidP="009C6363">
      <w:pPr>
        <w:pStyle w:val="UserTextBlue"/>
        <w:tabs>
          <w:tab w:val="left" w:pos="0"/>
        </w:tabs>
        <w:rPr>
          <w:szCs w:val="20"/>
        </w:rPr>
      </w:pPr>
    </w:p>
    <w:p w14:paraId="044A62ED" w14:textId="77777777" w:rsidR="009C6363" w:rsidRPr="000424B4" w:rsidRDefault="009C6363" w:rsidP="009C6363">
      <w:pPr>
        <w:pStyle w:val="UserTextBlue"/>
        <w:tabs>
          <w:tab w:val="left" w:pos="0"/>
        </w:tabs>
        <w:rPr>
          <w:szCs w:val="20"/>
        </w:rPr>
      </w:pPr>
    </w:p>
    <w:p w14:paraId="34C1D578" w14:textId="77777777" w:rsidR="009C6363" w:rsidRPr="000424B4" w:rsidRDefault="009C6363" w:rsidP="009C6363">
      <w:pPr>
        <w:pStyle w:val="UserTextBlue"/>
        <w:tabs>
          <w:tab w:val="left" w:pos="0"/>
        </w:tabs>
        <w:rPr>
          <w:szCs w:val="20"/>
        </w:rPr>
      </w:pPr>
    </w:p>
    <w:p w14:paraId="155A7605" w14:textId="77777777" w:rsidR="009C6363" w:rsidRPr="000424B4" w:rsidRDefault="009C6363" w:rsidP="009C6363">
      <w:pPr>
        <w:pStyle w:val="UserTextBlue"/>
        <w:tabs>
          <w:tab w:val="left" w:pos="0"/>
        </w:tabs>
        <w:rPr>
          <w:szCs w:val="20"/>
        </w:rPr>
      </w:pPr>
    </w:p>
    <w:p w14:paraId="4B5C654C" w14:textId="77777777" w:rsidR="00CE75CD" w:rsidRDefault="00CE75CD" w:rsidP="009C6363">
      <w:pPr>
        <w:pStyle w:val="UserTextBlue"/>
        <w:tabs>
          <w:tab w:val="left" w:pos="0"/>
        </w:tabs>
        <w:rPr>
          <w:szCs w:val="20"/>
        </w:rPr>
      </w:pPr>
    </w:p>
    <w:p w14:paraId="3BE2EA03" w14:textId="562FCCE2" w:rsidR="00E05852" w:rsidRDefault="000E5088" w:rsidP="009C6363">
      <w:pPr>
        <w:pStyle w:val="UserTextBlue"/>
        <w:tabs>
          <w:tab w:val="left" w:pos="0"/>
        </w:tabs>
        <w:rPr>
          <w:b/>
          <w:color w:val="auto"/>
          <w:szCs w:val="20"/>
        </w:rPr>
      </w:pPr>
      <w:r>
        <w:rPr>
          <w:b/>
          <w:color w:val="auto"/>
          <w:szCs w:val="20"/>
        </w:rPr>
        <w:t>Step 3</w:t>
      </w:r>
      <w:r w:rsidR="00446127" w:rsidRPr="00446127">
        <w:rPr>
          <w:b/>
          <w:color w:val="auto"/>
          <w:szCs w:val="20"/>
        </w:rPr>
        <w:t xml:space="preserve">: </w:t>
      </w:r>
      <w:r>
        <w:rPr>
          <w:b/>
          <w:color w:val="auto"/>
          <w:szCs w:val="20"/>
        </w:rPr>
        <w:t>A</w:t>
      </w:r>
      <w:r w:rsidR="003226C9" w:rsidRPr="003226C9">
        <w:rPr>
          <w:b/>
          <w:color w:val="auto"/>
          <w:szCs w:val="20"/>
        </w:rPr>
        <w:t>ddress the issue</w:t>
      </w:r>
    </w:p>
    <w:p w14:paraId="2C2B1FAA" w14:textId="77777777" w:rsidR="00446127" w:rsidRPr="00446127" w:rsidRDefault="00446127" w:rsidP="00E05852">
      <w:pPr>
        <w:pStyle w:val="UserTextBlue"/>
        <w:tabs>
          <w:tab w:val="left" w:pos="0"/>
        </w:tabs>
        <w:rPr>
          <w:b/>
          <w:color w:val="auto"/>
          <w:szCs w:val="20"/>
        </w:rPr>
      </w:pPr>
    </w:p>
    <w:p w14:paraId="529DF7A2" w14:textId="456E3AB6" w:rsidR="009C6363" w:rsidRPr="000424B4" w:rsidRDefault="000E5088" w:rsidP="009C6363">
      <w:pPr>
        <w:pStyle w:val="UserTextBlue"/>
      </w:pPr>
      <w:bookmarkStart w:id="1" w:name="_GoBack"/>
      <w:r>
        <w:rPr>
          <w:color w:val="auto"/>
          <w:szCs w:val="20"/>
        </w:rPr>
        <w:t xml:space="preserve">Meet face-to-face with the employee in a neutral space to discuss and resolve the problem. </w:t>
      </w:r>
      <w:r w:rsidR="003226C9" w:rsidRPr="003226C9">
        <w:rPr>
          <w:color w:val="auto"/>
          <w:szCs w:val="20"/>
        </w:rPr>
        <w:t>Plan in advance how you will affirm the person's value. Write down what you plan to say about the</w:t>
      </w:r>
      <w:r w:rsidR="001504E9">
        <w:rPr>
          <w:color w:val="auto"/>
          <w:szCs w:val="20"/>
        </w:rPr>
        <w:t>ir</w:t>
      </w:r>
      <w:r w:rsidR="003226C9" w:rsidRPr="003226C9">
        <w:rPr>
          <w:color w:val="auto"/>
          <w:szCs w:val="20"/>
        </w:rPr>
        <w:t xml:space="preserve"> contribution to the team.</w:t>
      </w:r>
      <w:r w:rsidR="00E05852" w:rsidRPr="00E05852">
        <w:rPr>
          <w:color w:val="auto"/>
          <w:szCs w:val="20"/>
        </w:rPr>
        <w:br/>
      </w:r>
    </w:p>
    <w:bookmarkEnd w:id="1"/>
    <w:p w14:paraId="1131DB78" w14:textId="77777777" w:rsidR="009C6363" w:rsidRPr="000424B4" w:rsidRDefault="009C6363" w:rsidP="009C6363">
      <w:pPr>
        <w:pStyle w:val="UserTextBlue"/>
        <w:rPr>
          <w:szCs w:val="20"/>
        </w:rPr>
      </w:pPr>
      <w:r w:rsidRPr="000424B4">
        <w:br/>
      </w:r>
    </w:p>
    <w:p w14:paraId="40BD475C" w14:textId="77777777" w:rsidR="009C6363" w:rsidRPr="000424B4" w:rsidRDefault="009C6363" w:rsidP="009C6363">
      <w:pPr>
        <w:pStyle w:val="UserTextBlue"/>
        <w:tabs>
          <w:tab w:val="left" w:pos="0"/>
        </w:tabs>
        <w:rPr>
          <w:szCs w:val="20"/>
        </w:rPr>
      </w:pPr>
    </w:p>
    <w:p w14:paraId="38677A2D" w14:textId="77777777" w:rsidR="009C6363" w:rsidRPr="000424B4" w:rsidRDefault="009C6363" w:rsidP="009C6363">
      <w:pPr>
        <w:pStyle w:val="UserTextBlue"/>
        <w:tabs>
          <w:tab w:val="left" w:pos="0"/>
        </w:tabs>
        <w:rPr>
          <w:szCs w:val="20"/>
        </w:rPr>
      </w:pPr>
    </w:p>
    <w:p w14:paraId="0C2A5B19" w14:textId="77777777" w:rsidR="009C6363" w:rsidRPr="000424B4" w:rsidRDefault="009C6363" w:rsidP="009C6363">
      <w:pPr>
        <w:pStyle w:val="UserTextBlue"/>
        <w:tabs>
          <w:tab w:val="left" w:pos="0"/>
        </w:tabs>
        <w:rPr>
          <w:szCs w:val="20"/>
        </w:rPr>
      </w:pPr>
    </w:p>
    <w:p w14:paraId="4FF58B26" w14:textId="77777777" w:rsidR="009C6363" w:rsidRPr="000424B4" w:rsidRDefault="009C6363" w:rsidP="009C6363">
      <w:pPr>
        <w:pStyle w:val="UserTextBlue"/>
        <w:tabs>
          <w:tab w:val="left" w:pos="0"/>
        </w:tabs>
        <w:rPr>
          <w:szCs w:val="20"/>
        </w:rPr>
      </w:pPr>
    </w:p>
    <w:p w14:paraId="19E80C12" w14:textId="77777777" w:rsidR="009C6363" w:rsidRPr="000424B4" w:rsidRDefault="009C6363" w:rsidP="009C6363">
      <w:pPr>
        <w:pStyle w:val="UserTextBlue"/>
        <w:tabs>
          <w:tab w:val="left" w:pos="0"/>
        </w:tabs>
        <w:rPr>
          <w:szCs w:val="20"/>
        </w:rPr>
      </w:pPr>
    </w:p>
    <w:p w14:paraId="7623CB27" w14:textId="77777777" w:rsidR="009C6363" w:rsidRPr="000424B4" w:rsidRDefault="009C6363" w:rsidP="009C6363">
      <w:pPr>
        <w:pStyle w:val="UserTextBlue"/>
        <w:tabs>
          <w:tab w:val="left" w:pos="0"/>
        </w:tabs>
        <w:rPr>
          <w:szCs w:val="20"/>
        </w:rPr>
      </w:pPr>
    </w:p>
    <w:p w14:paraId="1BA84811" w14:textId="77777777" w:rsidR="004748D1" w:rsidRDefault="009C6363" w:rsidP="009C6363">
      <w:pPr>
        <w:pStyle w:val="UserTextBlue"/>
        <w:rPr>
          <w:color w:val="auto"/>
          <w:szCs w:val="20"/>
        </w:rPr>
      </w:pPr>
      <w:r w:rsidRPr="000424B4">
        <w:rPr>
          <w:szCs w:val="20"/>
        </w:rPr>
        <w:br/>
      </w:r>
    </w:p>
    <w:p w14:paraId="401D5E6B" w14:textId="5807322A" w:rsidR="009C6363" w:rsidRPr="000424B4" w:rsidRDefault="003226C9" w:rsidP="004748D1">
      <w:pPr>
        <w:pStyle w:val="UserTextBlue"/>
        <w:spacing w:before="100" w:beforeAutospacing="1" w:after="100" w:afterAutospacing="1"/>
      </w:pPr>
      <w:r w:rsidRPr="003226C9">
        <w:rPr>
          <w:color w:val="auto"/>
          <w:szCs w:val="20"/>
        </w:rPr>
        <w:lastRenderedPageBreak/>
        <w:t>Write down how you will describe the problem as you see it. Connect the employee's problem behavior to the success of both the team and the individual.</w:t>
      </w:r>
    </w:p>
    <w:p w14:paraId="41BBF2FB" w14:textId="77777777" w:rsidR="009C6363" w:rsidRPr="000424B4" w:rsidRDefault="009C6363" w:rsidP="009C6363">
      <w:pPr>
        <w:pStyle w:val="UserTextBlue"/>
        <w:rPr>
          <w:szCs w:val="20"/>
        </w:rPr>
      </w:pPr>
      <w:r w:rsidRPr="000424B4">
        <w:br/>
      </w:r>
    </w:p>
    <w:p w14:paraId="6265654B" w14:textId="77777777" w:rsidR="009C6363" w:rsidRDefault="009C6363" w:rsidP="009C6363">
      <w:pPr>
        <w:pStyle w:val="UserTextBlue"/>
        <w:tabs>
          <w:tab w:val="left" w:pos="0"/>
        </w:tabs>
        <w:rPr>
          <w:szCs w:val="20"/>
        </w:rPr>
      </w:pPr>
    </w:p>
    <w:p w14:paraId="271C5159" w14:textId="77777777" w:rsidR="004748D1" w:rsidRDefault="004748D1" w:rsidP="009C6363">
      <w:pPr>
        <w:pStyle w:val="UserTextBlue"/>
        <w:tabs>
          <w:tab w:val="left" w:pos="0"/>
        </w:tabs>
        <w:rPr>
          <w:szCs w:val="20"/>
        </w:rPr>
      </w:pPr>
    </w:p>
    <w:p w14:paraId="04697FE1" w14:textId="77777777" w:rsidR="004748D1" w:rsidRDefault="004748D1" w:rsidP="009C6363">
      <w:pPr>
        <w:pStyle w:val="UserTextBlue"/>
        <w:tabs>
          <w:tab w:val="left" w:pos="0"/>
        </w:tabs>
        <w:rPr>
          <w:szCs w:val="20"/>
        </w:rPr>
      </w:pPr>
    </w:p>
    <w:p w14:paraId="5E5B8539" w14:textId="77777777" w:rsidR="004748D1" w:rsidRDefault="004748D1" w:rsidP="009C6363">
      <w:pPr>
        <w:pStyle w:val="UserTextBlue"/>
        <w:tabs>
          <w:tab w:val="left" w:pos="0"/>
        </w:tabs>
        <w:rPr>
          <w:szCs w:val="20"/>
        </w:rPr>
      </w:pPr>
    </w:p>
    <w:p w14:paraId="7812B52B" w14:textId="77777777" w:rsidR="004748D1" w:rsidRPr="000424B4" w:rsidRDefault="004748D1" w:rsidP="009C6363">
      <w:pPr>
        <w:pStyle w:val="UserTextBlue"/>
        <w:tabs>
          <w:tab w:val="left" w:pos="0"/>
        </w:tabs>
        <w:rPr>
          <w:szCs w:val="20"/>
        </w:rPr>
      </w:pPr>
    </w:p>
    <w:p w14:paraId="7F36BC59" w14:textId="77777777" w:rsidR="009C6363" w:rsidRPr="000424B4" w:rsidRDefault="009C6363" w:rsidP="009C6363">
      <w:pPr>
        <w:pStyle w:val="UserTextBlue"/>
        <w:tabs>
          <w:tab w:val="left" w:pos="0"/>
        </w:tabs>
        <w:rPr>
          <w:szCs w:val="20"/>
        </w:rPr>
      </w:pPr>
    </w:p>
    <w:p w14:paraId="6D86A012" w14:textId="50308571" w:rsidR="009C6363" w:rsidRPr="000424B4" w:rsidRDefault="003226C9" w:rsidP="004748D1">
      <w:pPr>
        <w:pStyle w:val="UserTextBlue"/>
        <w:spacing w:before="100" w:beforeAutospacing="1" w:after="100" w:afterAutospacing="1"/>
      </w:pPr>
      <w:r w:rsidRPr="003226C9">
        <w:rPr>
          <w:color w:val="auto"/>
        </w:rPr>
        <w:t xml:space="preserve">List probing questions you plan to ask the employee. For example, does the person clearly understand what’s expected? Is anything preventing the person from doing </w:t>
      </w:r>
      <w:r w:rsidR="000E5088">
        <w:rPr>
          <w:color w:val="auto"/>
        </w:rPr>
        <w:t>their</w:t>
      </w:r>
      <w:r w:rsidRPr="003226C9">
        <w:rPr>
          <w:color w:val="auto"/>
        </w:rPr>
        <w:t xml:space="preserve"> best work?</w:t>
      </w:r>
    </w:p>
    <w:p w14:paraId="60B7C447" w14:textId="77777777" w:rsidR="009C6363" w:rsidRDefault="009C6363" w:rsidP="009C6363">
      <w:pPr>
        <w:pStyle w:val="UserTextBlue"/>
        <w:rPr>
          <w:szCs w:val="20"/>
        </w:rPr>
      </w:pPr>
      <w:r w:rsidRPr="000424B4">
        <w:br/>
      </w:r>
    </w:p>
    <w:p w14:paraId="0EFEC0FE" w14:textId="77777777" w:rsidR="004748D1" w:rsidRPr="000424B4" w:rsidRDefault="004748D1" w:rsidP="009C6363">
      <w:pPr>
        <w:pStyle w:val="UserTextBlue"/>
        <w:rPr>
          <w:szCs w:val="20"/>
        </w:rPr>
      </w:pPr>
    </w:p>
    <w:p w14:paraId="04F1CDCF" w14:textId="77777777" w:rsidR="009C6363" w:rsidRPr="000424B4" w:rsidRDefault="009C6363" w:rsidP="009C6363">
      <w:pPr>
        <w:pStyle w:val="UserTextBlue"/>
        <w:tabs>
          <w:tab w:val="left" w:pos="0"/>
        </w:tabs>
        <w:rPr>
          <w:szCs w:val="20"/>
        </w:rPr>
      </w:pPr>
    </w:p>
    <w:p w14:paraId="4B7134E6" w14:textId="77777777" w:rsidR="009C6363" w:rsidRPr="000424B4" w:rsidRDefault="009C6363" w:rsidP="009C6363">
      <w:pPr>
        <w:pStyle w:val="UserTextBlue"/>
        <w:tabs>
          <w:tab w:val="left" w:pos="0"/>
        </w:tabs>
        <w:rPr>
          <w:szCs w:val="20"/>
        </w:rPr>
      </w:pPr>
    </w:p>
    <w:p w14:paraId="1A481002" w14:textId="77777777" w:rsidR="009C6363" w:rsidRPr="000424B4" w:rsidRDefault="009C6363" w:rsidP="009C6363">
      <w:pPr>
        <w:pStyle w:val="UserTextBlue"/>
        <w:tabs>
          <w:tab w:val="left" w:pos="0"/>
        </w:tabs>
        <w:rPr>
          <w:szCs w:val="20"/>
        </w:rPr>
      </w:pPr>
    </w:p>
    <w:p w14:paraId="599AD4B2" w14:textId="77777777" w:rsidR="009C6363" w:rsidRPr="000424B4" w:rsidRDefault="009C6363" w:rsidP="009C6363">
      <w:pPr>
        <w:pStyle w:val="UserTextBlue"/>
        <w:tabs>
          <w:tab w:val="left" w:pos="0"/>
        </w:tabs>
        <w:rPr>
          <w:szCs w:val="20"/>
        </w:rPr>
      </w:pPr>
    </w:p>
    <w:p w14:paraId="23DEA4CE" w14:textId="77777777" w:rsidR="009C6363" w:rsidRPr="000424B4" w:rsidRDefault="009C6363" w:rsidP="009C6363">
      <w:pPr>
        <w:pStyle w:val="UserTextBlue"/>
        <w:tabs>
          <w:tab w:val="left" w:pos="0"/>
        </w:tabs>
        <w:rPr>
          <w:szCs w:val="20"/>
        </w:rPr>
      </w:pPr>
    </w:p>
    <w:p w14:paraId="71AE04B3" w14:textId="5348129C" w:rsidR="009C6363" w:rsidRPr="000424B4" w:rsidRDefault="00CD5D4E" w:rsidP="004748D1">
      <w:pPr>
        <w:pStyle w:val="UserTextBlue"/>
        <w:spacing w:before="100" w:beforeAutospacing="1" w:after="100" w:afterAutospacing="1"/>
      </w:pPr>
      <w:r>
        <w:rPr>
          <w:color w:val="auto"/>
        </w:rPr>
        <w:t xml:space="preserve">Describe below </w:t>
      </w:r>
      <w:r w:rsidR="003226C9" w:rsidRPr="003226C9">
        <w:rPr>
          <w:color w:val="auto"/>
        </w:rPr>
        <w:t xml:space="preserve">how you will ask your employee for input on resolving the issue. </w:t>
      </w:r>
    </w:p>
    <w:p w14:paraId="3BF74090" w14:textId="059E61C8" w:rsidR="009C6363" w:rsidRPr="004748D1" w:rsidRDefault="009C6363" w:rsidP="009C6363">
      <w:pPr>
        <w:pStyle w:val="UserTextBlue"/>
      </w:pPr>
      <w:r w:rsidRPr="000424B4">
        <w:br/>
      </w:r>
    </w:p>
    <w:p w14:paraId="17749FC5" w14:textId="77777777" w:rsidR="009C6363" w:rsidRPr="000424B4" w:rsidRDefault="009C6363" w:rsidP="009C6363">
      <w:pPr>
        <w:pStyle w:val="UserTextBlue"/>
        <w:tabs>
          <w:tab w:val="left" w:pos="0"/>
        </w:tabs>
        <w:rPr>
          <w:szCs w:val="20"/>
        </w:rPr>
      </w:pPr>
    </w:p>
    <w:p w14:paraId="7021F8AB" w14:textId="2D6A6489" w:rsidR="009C6363" w:rsidRPr="000424B4" w:rsidRDefault="009C6363" w:rsidP="009C6363">
      <w:pPr>
        <w:pStyle w:val="UserTextBlue"/>
        <w:tabs>
          <w:tab w:val="left" w:pos="0"/>
        </w:tabs>
        <w:rPr>
          <w:szCs w:val="20"/>
        </w:rPr>
      </w:pPr>
    </w:p>
    <w:p w14:paraId="624DA97C" w14:textId="77777777" w:rsidR="009C6363" w:rsidRPr="000424B4" w:rsidRDefault="009C6363" w:rsidP="009C6363">
      <w:pPr>
        <w:pStyle w:val="UserTextBlue"/>
        <w:tabs>
          <w:tab w:val="left" w:pos="0"/>
        </w:tabs>
        <w:rPr>
          <w:szCs w:val="20"/>
        </w:rPr>
      </w:pPr>
    </w:p>
    <w:p w14:paraId="586BF381" w14:textId="77777777" w:rsidR="009C6363" w:rsidRDefault="009C6363" w:rsidP="009C6363">
      <w:pPr>
        <w:pStyle w:val="UserTextBlue"/>
        <w:tabs>
          <w:tab w:val="left" w:pos="0"/>
        </w:tabs>
        <w:rPr>
          <w:szCs w:val="20"/>
        </w:rPr>
      </w:pPr>
    </w:p>
    <w:p w14:paraId="32A6E801" w14:textId="77777777" w:rsidR="00CE75CD" w:rsidRDefault="00CE75CD" w:rsidP="009C6363">
      <w:pPr>
        <w:pStyle w:val="UserTextBlue"/>
        <w:tabs>
          <w:tab w:val="left" w:pos="0"/>
        </w:tabs>
        <w:rPr>
          <w:szCs w:val="20"/>
        </w:rPr>
      </w:pPr>
    </w:p>
    <w:p w14:paraId="481F4E92" w14:textId="77777777" w:rsidR="00CE75CD" w:rsidRPr="000424B4" w:rsidRDefault="00CE75CD" w:rsidP="009C6363">
      <w:pPr>
        <w:pStyle w:val="UserTextBlue"/>
        <w:tabs>
          <w:tab w:val="left" w:pos="0"/>
        </w:tabs>
        <w:rPr>
          <w:szCs w:val="20"/>
        </w:rPr>
      </w:pPr>
    </w:p>
    <w:p w14:paraId="7CCE1296" w14:textId="54B05CDE" w:rsidR="0049233A" w:rsidRPr="009C6363" w:rsidRDefault="0049233A" w:rsidP="009C6363">
      <w:pPr>
        <w:pStyle w:val="UserTextBlue"/>
        <w:tabs>
          <w:tab w:val="left" w:pos="0"/>
        </w:tabs>
        <w:rPr>
          <w:szCs w:val="20"/>
        </w:rPr>
      </w:pPr>
    </w:p>
    <w:sectPr w:rsidR="0049233A" w:rsidRPr="009C6363" w:rsidSect="000A7F22">
      <w:headerReference w:type="even" r:id="rId11"/>
      <w:headerReference w:type="default" r:id="rId12"/>
      <w:footerReference w:type="default" r:id="rId13"/>
      <w:footerReference w:type="first" r:id="rId14"/>
      <w:type w:val="continuous"/>
      <w:pgSz w:w="12240" w:h="15840"/>
      <w:pgMar w:top="1296" w:right="1166" w:bottom="1987" w:left="1440" w:header="720" w:footer="576" w:gutter="0"/>
      <w:cols w:space="720"/>
      <w:titlePg/>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4D796B" w14:textId="77777777" w:rsidR="00026456" w:rsidRDefault="00026456" w:rsidP="00871D0D">
      <w:r>
        <w:separator/>
      </w:r>
    </w:p>
  </w:endnote>
  <w:endnote w:type="continuationSeparator" w:id="0">
    <w:p w14:paraId="1F68E41B" w14:textId="77777777" w:rsidR="00026456" w:rsidRDefault="00026456" w:rsidP="0087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Gotham-Light">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5F33B8A" w14:textId="77777777" w:rsidR="003226C9" w:rsidRPr="002853AE" w:rsidRDefault="003226C9" w:rsidP="005916A2">
    <w:pPr>
      <w:tabs>
        <w:tab w:val="left" w:pos="7134"/>
      </w:tabs>
      <w:ind w:right="-450"/>
      <w:jc w:val="right"/>
      <w:rPr>
        <w:rFonts w:cs="Arial"/>
        <w:b/>
        <w:color w:val="808080" w:themeColor="background1" w:themeShade="80"/>
        <w:sz w:val="18"/>
        <w:szCs w:val="18"/>
      </w:rPr>
    </w:pPr>
    <w:r w:rsidRPr="0033765F">
      <w:rPr>
        <w:rFonts w:cs="Arial"/>
        <w:noProof/>
        <w:color w:val="808080" w:themeColor="background1" w:themeShade="80"/>
        <w:sz w:val="18"/>
        <w:szCs w:val="18"/>
      </w:rPr>
      <w:drawing>
        <wp:anchor distT="0" distB="0" distL="114300" distR="114300" simplePos="0" relativeHeight="251658240" behindDoc="1" locked="0" layoutInCell="1" allowOverlap="1" wp14:anchorId="2F5AD506" wp14:editId="4AAB1E19">
          <wp:simplePos x="0" y="0"/>
          <wp:positionH relativeFrom="page">
            <wp:posOffset>-10160</wp:posOffset>
          </wp:positionH>
          <wp:positionV relativeFrom="page">
            <wp:posOffset>9093835</wp:posOffset>
          </wp:positionV>
          <wp:extent cx="7772405" cy="9228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Pr="002853AE">
      <w:rPr>
        <w:rFonts w:cs="Arial"/>
        <w:b/>
        <w:color w:val="808080" w:themeColor="background1" w:themeShade="80"/>
        <w:sz w:val="18"/>
        <w:szCs w:val="18"/>
      </w:rPr>
      <w:t xml:space="preserve">Page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PAGE </w:instrText>
    </w:r>
    <w:r w:rsidRPr="002853AE">
      <w:rPr>
        <w:rFonts w:cs="Arial"/>
        <w:b/>
        <w:color w:val="808080" w:themeColor="background1" w:themeShade="80"/>
        <w:sz w:val="18"/>
        <w:szCs w:val="18"/>
      </w:rPr>
      <w:fldChar w:fldCharType="separate"/>
    </w:r>
    <w:r w:rsidR="00F5512E">
      <w:rPr>
        <w:rFonts w:cs="Arial"/>
        <w:b/>
        <w:noProof/>
        <w:color w:val="808080" w:themeColor="background1" w:themeShade="80"/>
        <w:sz w:val="18"/>
        <w:szCs w:val="18"/>
      </w:rPr>
      <w:t>2</w:t>
    </w:r>
    <w:r w:rsidRPr="002853AE">
      <w:rPr>
        <w:rFonts w:cs="Arial"/>
        <w:b/>
        <w:color w:val="808080" w:themeColor="background1" w:themeShade="80"/>
        <w:sz w:val="18"/>
        <w:szCs w:val="18"/>
      </w:rPr>
      <w:fldChar w:fldCharType="end"/>
    </w:r>
    <w:r w:rsidRPr="002853AE">
      <w:rPr>
        <w:rFonts w:cs="Arial"/>
        <w:b/>
        <w:color w:val="808080" w:themeColor="background1" w:themeShade="80"/>
        <w:sz w:val="18"/>
        <w:szCs w:val="18"/>
      </w:rPr>
      <w:t xml:space="preserve"> of</w:t>
    </w:r>
    <w:r>
      <w:rPr>
        <w:rFonts w:cs="Arial"/>
        <w:b/>
        <w:color w:val="808080" w:themeColor="background1" w:themeShade="80"/>
        <w:sz w:val="18"/>
        <w:szCs w:val="18"/>
      </w:rPr>
      <w:t xml:space="preserv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NUMPAGES </w:instrText>
    </w:r>
    <w:r w:rsidRPr="002853AE">
      <w:rPr>
        <w:rFonts w:cs="Arial"/>
        <w:b/>
        <w:color w:val="808080" w:themeColor="background1" w:themeShade="80"/>
        <w:sz w:val="18"/>
        <w:szCs w:val="18"/>
      </w:rPr>
      <w:fldChar w:fldCharType="separate"/>
    </w:r>
    <w:r w:rsidR="00F5512E">
      <w:rPr>
        <w:rFonts w:cs="Arial"/>
        <w:b/>
        <w:noProof/>
        <w:color w:val="808080" w:themeColor="background1" w:themeShade="80"/>
        <w:sz w:val="18"/>
        <w:szCs w:val="18"/>
      </w:rPr>
      <w:t>3</w:t>
    </w:r>
    <w:r w:rsidRPr="002853AE">
      <w:rPr>
        <w:rFonts w:cs="Arial"/>
        <w:b/>
        <w:color w:val="808080" w:themeColor="background1" w:themeShade="80"/>
        <w:sz w:val="18"/>
        <w:szCs w:val="18"/>
      </w:rPr>
      <w:fldChar w:fldCharType="end"/>
    </w:r>
    <w:r>
      <w:rPr>
        <w:rFonts w:cs="Arial"/>
        <w:b/>
        <w:color w:val="808080" w:themeColor="background1" w:themeShade="80"/>
        <w:sz w:val="18"/>
        <w:szCs w:val="18"/>
      </w:rPr>
      <w:br/>
    </w:r>
    <w:r w:rsidRPr="002853AE">
      <w:rPr>
        <w:rFonts w:cs="Arial"/>
        <w:b/>
        <w:color w:val="FFFFFF" w:themeColor="background1"/>
        <w:sz w:val="18"/>
        <w:szCs w:val="18"/>
      </w:rPr>
      <w:t>d</w:t>
    </w:r>
    <w:r>
      <w:rPr>
        <w:rFonts w:cs="Arial"/>
        <w:b/>
        <w:color w:val="808080" w:themeColor="background1" w:themeShade="80"/>
        <w:sz w:val="18"/>
        <w:szCs w:val="18"/>
      </w:rPr>
      <w:t xml:space="preserve">  </w:t>
    </w:r>
  </w:p>
  <w:p w14:paraId="7922D35D" w14:textId="0F8D365B" w:rsidR="003226C9" w:rsidRPr="00A33FA4" w:rsidRDefault="000E5088" w:rsidP="001A6D28">
    <w:pPr>
      <w:rPr>
        <w:sz w:val="15"/>
        <w:szCs w:val="15"/>
      </w:rPr>
    </w:pPr>
    <w:r>
      <w:rPr>
        <w:rFonts w:cs="Arial"/>
        <w:i/>
        <w:color w:val="7F7F7F" w:themeColor="text1" w:themeTint="80"/>
        <w:sz w:val="15"/>
        <w:szCs w:val="15"/>
      </w:rPr>
      <w:t>© 2018</w:t>
    </w:r>
    <w:r w:rsidR="003226C9" w:rsidRPr="008E525C">
      <w:rPr>
        <w:rFonts w:cs="Arial"/>
        <w:i/>
        <w:color w:val="7F7F7F" w:themeColor="text1" w:themeTint="80"/>
        <w:sz w:val="15"/>
        <w:szCs w:val="15"/>
      </w:rPr>
      <w:t xml:space="preserve"> Harvard Business School Publishing. All rights reserved. Harvard Business School Publishing is an affiliate of Harvard Business School</w:t>
    </w:r>
    <w:r w:rsidR="003226C9" w:rsidRPr="00A33FA4">
      <w:rPr>
        <w:sz w:val="15"/>
        <w:szCs w:val="15"/>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D8D824" w14:textId="59678B88" w:rsidR="003226C9" w:rsidRPr="002853AE" w:rsidRDefault="003226C9" w:rsidP="005916A2">
    <w:pPr>
      <w:tabs>
        <w:tab w:val="left" w:pos="7134"/>
      </w:tabs>
      <w:ind w:right="-450"/>
      <w:jc w:val="right"/>
      <w:rPr>
        <w:rFonts w:cs="Arial"/>
        <w:b/>
        <w:color w:val="808080" w:themeColor="background1" w:themeShade="80"/>
        <w:sz w:val="18"/>
        <w:szCs w:val="18"/>
      </w:rPr>
    </w:pPr>
    <w:r w:rsidRPr="0033765F">
      <w:rPr>
        <w:rFonts w:cs="Arial"/>
        <w:noProof/>
        <w:color w:val="808080" w:themeColor="background1" w:themeShade="80"/>
        <w:sz w:val="18"/>
        <w:szCs w:val="18"/>
      </w:rPr>
      <w:drawing>
        <wp:anchor distT="0" distB="0" distL="114300" distR="114300" simplePos="0" relativeHeight="251657216" behindDoc="1" locked="0" layoutInCell="1" allowOverlap="1" wp14:anchorId="036A73C7" wp14:editId="25E84C19">
          <wp:simplePos x="0" y="0"/>
          <wp:positionH relativeFrom="page">
            <wp:posOffset>-10160</wp:posOffset>
          </wp:positionH>
          <wp:positionV relativeFrom="page">
            <wp:posOffset>9093835</wp:posOffset>
          </wp:positionV>
          <wp:extent cx="7772405" cy="9228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Pr="002853AE">
      <w:rPr>
        <w:rFonts w:cs="Arial"/>
        <w:b/>
        <w:color w:val="808080" w:themeColor="background1" w:themeShade="80"/>
        <w:sz w:val="18"/>
        <w:szCs w:val="18"/>
      </w:rPr>
      <w:t xml:space="preserve">Page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PAGE </w:instrText>
    </w:r>
    <w:r w:rsidRPr="002853AE">
      <w:rPr>
        <w:rFonts w:cs="Arial"/>
        <w:b/>
        <w:color w:val="808080" w:themeColor="background1" w:themeShade="80"/>
        <w:sz w:val="18"/>
        <w:szCs w:val="18"/>
      </w:rPr>
      <w:fldChar w:fldCharType="separate"/>
    </w:r>
    <w:r w:rsidR="00F5512E">
      <w:rPr>
        <w:rFonts w:cs="Arial"/>
        <w:b/>
        <w:noProof/>
        <w:color w:val="808080" w:themeColor="background1" w:themeShade="80"/>
        <w:sz w:val="18"/>
        <w:szCs w:val="18"/>
      </w:rPr>
      <w:t>1</w:t>
    </w:r>
    <w:r w:rsidRPr="002853AE">
      <w:rPr>
        <w:rFonts w:cs="Arial"/>
        <w:b/>
        <w:color w:val="808080" w:themeColor="background1" w:themeShade="80"/>
        <w:sz w:val="18"/>
        <w:szCs w:val="18"/>
      </w:rPr>
      <w:fldChar w:fldCharType="end"/>
    </w:r>
    <w:r w:rsidRPr="002853AE">
      <w:rPr>
        <w:rFonts w:cs="Arial"/>
        <w:b/>
        <w:color w:val="808080" w:themeColor="background1" w:themeShade="80"/>
        <w:sz w:val="18"/>
        <w:szCs w:val="18"/>
      </w:rPr>
      <w:t xml:space="preserve"> of</w:t>
    </w:r>
    <w:r>
      <w:rPr>
        <w:rFonts w:cs="Arial"/>
        <w:b/>
        <w:color w:val="808080" w:themeColor="background1" w:themeShade="80"/>
        <w:sz w:val="18"/>
        <w:szCs w:val="18"/>
      </w:rPr>
      <w:t xml:space="preserve"> </w:t>
    </w:r>
    <w:r w:rsidRPr="002853AE">
      <w:rPr>
        <w:rFonts w:cs="Arial"/>
        <w:b/>
        <w:color w:val="808080" w:themeColor="background1" w:themeShade="80"/>
        <w:sz w:val="18"/>
        <w:szCs w:val="18"/>
      </w:rPr>
      <w:fldChar w:fldCharType="begin"/>
    </w:r>
    <w:r w:rsidRPr="002853AE">
      <w:rPr>
        <w:rFonts w:cs="Arial"/>
        <w:b/>
        <w:color w:val="808080" w:themeColor="background1" w:themeShade="80"/>
        <w:sz w:val="18"/>
        <w:szCs w:val="18"/>
      </w:rPr>
      <w:instrText xml:space="preserve"> NUMPAGES </w:instrText>
    </w:r>
    <w:r w:rsidRPr="002853AE">
      <w:rPr>
        <w:rFonts w:cs="Arial"/>
        <w:b/>
        <w:color w:val="808080" w:themeColor="background1" w:themeShade="80"/>
        <w:sz w:val="18"/>
        <w:szCs w:val="18"/>
      </w:rPr>
      <w:fldChar w:fldCharType="separate"/>
    </w:r>
    <w:r w:rsidR="00F5512E">
      <w:rPr>
        <w:rFonts w:cs="Arial"/>
        <w:b/>
        <w:noProof/>
        <w:color w:val="808080" w:themeColor="background1" w:themeShade="80"/>
        <w:sz w:val="18"/>
        <w:szCs w:val="18"/>
      </w:rPr>
      <w:t>3</w:t>
    </w:r>
    <w:r w:rsidRPr="002853AE">
      <w:rPr>
        <w:rFonts w:cs="Arial"/>
        <w:b/>
        <w:color w:val="808080" w:themeColor="background1" w:themeShade="80"/>
        <w:sz w:val="18"/>
        <w:szCs w:val="18"/>
      </w:rPr>
      <w:fldChar w:fldCharType="end"/>
    </w:r>
    <w:r>
      <w:rPr>
        <w:rFonts w:cs="Arial"/>
        <w:b/>
        <w:color w:val="808080" w:themeColor="background1" w:themeShade="80"/>
        <w:sz w:val="18"/>
        <w:szCs w:val="18"/>
      </w:rPr>
      <w:br/>
    </w:r>
    <w:r w:rsidRPr="002853AE">
      <w:rPr>
        <w:rFonts w:cs="Arial"/>
        <w:b/>
        <w:color w:val="FFFFFF" w:themeColor="background1"/>
        <w:sz w:val="18"/>
        <w:szCs w:val="18"/>
      </w:rPr>
      <w:t>d</w:t>
    </w:r>
    <w:r>
      <w:rPr>
        <w:rFonts w:cs="Arial"/>
        <w:b/>
        <w:color w:val="808080" w:themeColor="background1" w:themeShade="80"/>
        <w:sz w:val="18"/>
        <w:szCs w:val="18"/>
      </w:rPr>
      <w:t xml:space="preserve">  </w:t>
    </w:r>
  </w:p>
  <w:p w14:paraId="15BD1BE4" w14:textId="45CAC095" w:rsidR="003226C9" w:rsidRDefault="000E5088" w:rsidP="00A33FA4">
    <w:r>
      <w:rPr>
        <w:rFonts w:cs="Arial"/>
        <w:i/>
        <w:color w:val="7F7F7F" w:themeColor="text1" w:themeTint="80"/>
        <w:sz w:val="15"/>
        <w:szCs w:val="15"/>
      </w:rPr>
      <w:t>© 2018</w:t>
    </w:r>
    <w:r w:rsidR="003226C9" w:rsidRPr="008E525C">
      <w:rPr>
        <w:rFonts w:cs="Arial"/>
        <w:i/>
        <w:color w:val="7F7F7F" w:themeColor="text1" w:themeTint="80"/>
        <w:sz w:val="15"/>
        <w:szCs w:val="15"/>
      </w:rPr>
      <w:t xml:space="preserve"> Harvard Business School Publishing. All rights reserved. Harvard Business School Publishing is an affiliate of Harvard Business School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71EECE" w14:textId="77777777" w:rsidR="00026456" w:rsidRDefault="00026456" w:rsidP="00871D0D">
      <w:r>
        <w:separator/>
      </w:r>
    </w:p>
  </w:footnote>
  <w:footnote w:type="continuationSeparator" w:id="0">
    <w:p w14:paraId="3FFF1405" w14:textId="77777777" w:rsidR="00026456" w:rsidRDefault="00026456" w:rsidP="00871D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6507FCC" w14:textId="77777777" w:rsidR="003226C9" w:rsidRDefault="00F5512E">
    <w:pPr>
      <w:pStyle w:val="Header"/>
    </w:pPr>
    <w:r>
      <w:rPr>
        <w:noProof/>
      </w:rPr>
      <w:pict w14:anchorId="10370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11in;z-index:-251657216;mso-wrap-edited:f;mso-position-horizontal:center;mso-position-horizontal-relative:margin;mso-position-vertical:center;mso-position-vertical-relative:margin" wrapcoords="2170 490 2170 818 555 961 555 1022 2170 1145 2170 2147 10800 2454 10800 2781 2514 3068 2700 3415 2726 3559 7835 3743 10800 3763 555 3906 555 3947 10800 4090 10800 4745 2594 4827 2514 5052 4023 5072 2700 5175 2488 5215 2752 5400 2541 5604 2488 5665 2488 5768 9502 6034 2514 6136 2488 6361 4817 6381 2964 6504 2488 6565 2514 6729 10800 7036 2514 7240 2488 8284 10800 8345 7649 8447 2647 8631 2647 8815 5426 8979 7358 9020 7332 9654 2488 9736 2647 9981 2647 10104 5744 10288 7332 10411 7332 10861 7464 10943 7332 10963 7358 11270 2488 11331 2620 11618 2620 11740 5876 11925 7358 11945 7332 12865 2488 12927 2647 13254 2647 13315 6538 13561 7332 13581 7358 14890 2514 15136 2514 15197 10800 15218 2673 15320 2647 15524 7332 15545 7332 15811 2567 15893 2514 16179 12229 16199 2673 16322 2647 16506 7332 16527 2673 16629 2673 16834 7649 16875 2488 17059 7332 17181 2938 17325 2647 17325 4341 17509 2991 17672 2620 17734 3414 17836 2620 17979 2673 18409 10800 18490 7358 18511 7358 18695 10800 18818 10800 19472 2567 19493 2567 19697 10800 19800 555 19963 555 20025 10800 20127 17391 20454 16914 20577 16861 20618 16861 20904 17152 21088 17364 21109 19270 21109 19667 21088 20276 20904 20302 20229 19826 20209 10800 20127 20964 20025 20964 19963 10773 19779 10800 18818 12308 18695 12335 18163 15379 18143 16014 17836 17179 17795 17152 17693 16226 17509 16226 17345 15511 17304 12335 17181 17814 17120 12070 16854 12176 16834 14241 16650 14241 16527 14426 16506 14400 16322 12335 16199 17788 16179 17788 16138 12335 15811 12335 15545 15273 15524 15273 15299 10800 15218 17788 15197 17788 15136 7464 14890 10773 14870 7464 14563 13023 14543 13023 14359 10932 14236 12997 14215 13950 13909 14108 13765 13632 13725 10852 13581 11276 13561 13341 13315 13341 13254 17788 12988 17788 12927 12335 12865 12335 12313 12229 12293 9661 12272 12335 11904 12335 11618 17788 11393 17788 11331 10800 11290 12335 10922 12335 10350 14505 10288 17338 10125 17338 9981 17814 9777 17761 9736 13155 9634 15829 9409 15829 9327 15538 9000 14982 8672 14638 8631 10800 8345 17814 8284 17814 7649 8099 7363 13447 6729 17841 6361 17735 6136 10800 6054 15379 5768 15379 5727 17814 5440 17841 5277 17523 5215 16491 5072 17841 4827 10800 4745 10800 4090 20964 3947 20964 3906 10800 3763 12652 3743 15035 3579 15114 3211 15008 3190 10800 2781 10800 2454 10905 2147 10905 1145 20964 1022 20964 961 10905 818 10905 490 2170 490">
          <v:imagedata r:id="rId1" o:title="17055_CL_BL_TechOverview_1" gain="19661f" blacklevel="22938f"/>
          <w10:wrap anchorx="margin" anchory="margin"/>
        </v:shape>
      </w:pict>
    </w:r>
  </w:p>
  <w:p w14:paraId="2160EF3F" w14:textId="77777777" w:rsidR="003226C9" w:rsidRDefault="003226C9"/>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D0DCB8" w14:textId="4C4F0EFB" w:rsidR="003226C9" w:rsidRPr="00BE500F" w:rsidRDefault="003226C9" w:rsidP="00B51A56">
    <w:pPr>
      <w:pStyle w:val="Header"/>
    </w:pPr>
    <w:r>
      <w:rPr>
        <w:noProof/>
      </w:rPr>
      <w:drawing>
        <wp:anchor distT="0" distB="0" distL="114300" distR="114300" simplePos="0" relativeHeight="251656192" behindDoc="1" locked="0" layoutInCell="1" allowOverlap="1" wp14:anchorId="2B0D5BE3" wp14:editId="74A60429">
          <wp:simplePos x="0" y="0"/>
          <wp:positionH relativeFrom="page">
            <wp:posOffset>0</wp:posOffset>
          </wp:positionH>
          <wp:positionV relativeFrom="page">
            <wp:posOffset>137160</wp:posOffset>
          </wp:positionV>
          <wp:extent cx="8024774" cy="733348"/>
          <wp:effectExtent l="0" t="0" r="19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8024774" cy="733348"/>
                  </a:xfrm>
                  <a:prstGeom prst="rect">
                    <a:avLst/>
                  </a:prstGeom>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Pr="00163BB0">
      <w:tab/>
    </w:r>
    <w:r>
      <w:tab/>
    </w:r>
    <w:r>
      <w:tab/>
    </w:r>
    <w:r w:rsidRPr="00163BB0">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45F40"/>
    <w:multiLevelType w:val="hybridMultilevel"/>
    <w:tmpl w:val="07CC63F8"/>
    <w:lvl w:ilvl="0" w:tplc="AE7AF8A6">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A97173"/>
    <w:multiLevelType w:val="hybridMultilevel"/>
    <w:tmpl w:val="567A0BB6"/>
    <w:lvl w:ilvl="0" w:tplc="7B749B5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9A57D9"/>
    <w:multiLevelType w:val="hybridMultilevel"/>
    <w:tmpl w:val="AD4A9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3DE41EC"/>
    <w:multiLevelType w:val="multilevel"/>
    <w:tmpl w:val="71FEAE0A"/>
    <w:lvl w:ilvl="0">
      <w:start w:val="1"/>
      <w:numFmt w:val="lowerLetter"/>
      <w:lvlText w:val="%1."/>
      <w:lvlJc w:val="left"/>
      <w:pPr>
        <w:tabs>
          <w:tab w:val="num" w:pos="576"/>
        </w:tabs>
        <w:ind w:left="1152" w:hanging="576"/>
      </w:pPr>
      <w:rPr>
        <w:rFonts w:hint="default"/>
        <w:b w:val="0"/>
      </w:rPr>
    </w:lvl>
    <w:lvl w:ilvl="1">
      <w:start w:val="1"/>
      <w:numFmt w:val="decimal"/>
      <w:lvlText w:val="%2."/>
      <w:lvlJc w:val="left"/>
      <w:pPr>
        <w:tabs>
          <w:tab w:val="num" w:pos="1560"/>
        </w:tabs>
        <w:ind w:left="1560" w:hanging="360"/>
      </w:pPr>
      <w:rPr>
        <w:rFonts w:hint="default"/>
      </w:rPr>
    </w:lvl>
    <w:lvl w:ilvl="2">
      <w:start w:val="1"/>
      <w:numFmt w:val="lowerRoman"/>
      <w:lvlText w:val="%3."/>
      <w:lvlJc w:val="right"/>
      <w:pPr>
        <w:tabs>
          <w:tab w:val="num" w:pos="2280"/>
        </w:tabs>
        <w:ind w:left="2280" w:hanging="180"/>
      </w:pPr>
      <w:rPr>
        <w:rFonts w:hint="default"/>
      </w:rPr>
    </w:lvl>
    <w:lvl w:ilvl="3">
      <w:start w:val="1"/>
      <w:numFmt w:val="decimal"/>
      <w:lvlText w:val="%4."/>
      <w:lvlJc w:val="left"/>
      <w:pPr>
        <w:tabs>
          <w:tab w:val="num" w:pos="3000"/>
        </w:tabs>
        <w:ind w:left="3000" w:hanging="360"/>
      </w:pPr>
      <w:rPr>
        <w:rFonts w:hint="default"/>
      </w:rPr>
    </w:lvl>
    <w:lvl w:ilvl="4">
      <w:start w:val="1"/>
      <w:numFmt w:val="lowerLetter"/>
      <w:lvlText w:val="%5."/>
      <w:lvlJc w:val="left"/>
      <w:pPr>
        <w:tabs>
          <w:tab w:val="num" w:pos="3720"/>
        </w:tabs>
        <w:ind w:left="3720" w:hanging="360"/>
      </w:pPr>
      <w:rPr>
        <w:rFonts w:hint="default"/>
      </w:rPr>
    </w:lvl>
    <w:lvl w:ilvl="5">
      <w:start w:val="1"/>
      <w:numFmt w:val="lowerRoman"/>
      <w:lvlText w:val="%6."/>
      <w:lvlJc w:val="right"/>
      <w:pPr>
        <w:tabs>
          <w:tab w:val="num" w:pos="4440"/>
        </w:tabs>
        <w:ind w:left="4440" w:hanging="180"/>
      </w:pPr>
      <w:rPr>
        <w:rFonts w:hint="default"/>
      </w:rPr>
    </w:lvl>
    <w:lvl w:ilvl="6">
      <w:start w:val="1"/>
      <w:numFmt w:val="decimal"/>
      <w:lvlText w:val="%7."/>
      <w:lvlJc w:val="left"/>
      <w:pPr>
        <w:tabs>
          <w:tab w:val="num" w:pos="5160"/>
        </w:tabs>
        <w:ind w:left="5160" w:hanging="360"/>
      </w:pPr>
      <w:rPr>
        <w:rFonts w:hint="default"/>
      </w:rPr>
    </w:lvl>
    <w:lvl w:ilvl="7">
      <w:start w:val="1"/>
      <w:numFmt w:val="lowerLetter"/>
      <w:lvlText w:val="%8."/>
      <w:lvlJc w:val="left"/>
      <w:pPr>
        <w:tabs>
          <w:tab w:val="num" w:pos="5880"/>
        </w:tabs>
        <w:ind w:left="5880" w:hanging="360"/>
      </w:pPr>
      <w:rPr>
        <w:rFonts w:hint="default"/>
      </w:rPr>
    </w:lvl>
    <w:lvl w:ilvl="8">
      <w:start w:val="1"/>
      <w:numFmt w:val="lowerRoman"/>
      <w:lvlText w:val="%9."/>
      <w:lvlJc w:val="right"/>
      <w:pPr>
        <w:tabs>
          <w:tab w:val="num" w:pos="6600"/>
        </w:tabs>
        <w:ind w:left="6600" w:hanging="180"/>
      </w:pPr>
      <w:rPr>
        <w:rFonts w:hint="default"/>
      </w:rPr>
    </w:lvl>
  </w:abstractNum>
  <w:abstractNum w:abstractNumId="4">
    <w:nsid w:val="56CE5E84"/>
    <w:multiLevelType w:val="hybridMultilevel"/>
    <w:tmpl w:val="6400B9A4"/>
    <w:lvl w:ilvl="0" w:tplc="73B66D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3D1624"/>
    <w:multiLevelType w:val="multilevel"/>
    <w:tmpl w:val="D108CFC2"/>
    <w:styleLink w:val="Style1"/>
    <w:lvl w:ilvl="0">
      <w:start w:val="1"/>
      <w:numFmt w:val="decimal"/>
      <w:lvlText w:val="%1."/>
      <w:lvlJc w:val="left"/>
      <w:pPr>
        <w:ind w:left="576" w:hanging="576"/>
      </w:pPr>
      <w:rPr>
        <w:rFonts w:hint="default"/>
        <w:b/>
      </w:rPr>
    </w:lvl>
    <w:lvl w:ilvl="1">
      <w:start w:val="1"/>
      <w:numFmt w:val="lowerLetter"/>
      <w:lvlText w:val="%2."/>
      <w:lvlJc w:val="left"/>
      <w:pPr>
        <w:ind w:left="1200" w:hanging="360"/>
      </w:pPr>
      <w:rPr>
        <w:rFonts w:hint="default"/>
      </w:rPr>
    </w:lvl>
    <w:lvl w:ilvl="2">
      <w:start w:val="1"/>
      <w:numFmt w:val="lowerRoman"/>
      <w:lvlText w:val="%3."/>
      <w:lvlJc w:val="right"/>
      <w:pPr>
        <w:ind w:left="1920" w:hanging="180"/>
      </w:pPr>
      <w:rPr>
        <w:rFonts w:hint="default"/>
      </w:rPr>
    </w:lvl>
    <w:lvl w:ilvl="3">
      <w:start w:val="1"/>
      <w:numFmt w:val="decimal"/>
      <w:lvlText w:val="%4."/>
      <w:lvlJc w:val="left"/>
      <w:pPr>
        <w:ind w:left="2640" w:hanging="360"/>
      </w:pPr>
      <w:rPr>
        <w:rFonts w:hint="default"/>
      </w:rPr>
    </w:lvl>
    <w:lvl w:ilvl="4">
      <w:start w:val="1"/>
      <w:numFmt w:val="lowerLetter"/>
      <w:lvlText w:val="%5."/>
      <w:lvlJc w:val="left"/>
      <w:pPr>
        <w:ind w:left="3360" w:hanging="360"/>
      </w:pPr>
      <w:rPr>
        <w:rFonts w:hint="default"/>
      </w:rPr>
    </w:lvl>
    <w:lvl w:ilvl="5">
      <w:start w:val="1"/>
      <w:numFmt w:val="lowerRoman"/>
      <w:lvlText w:val="%6."/>
      <w:lvlJc w:val="right"/>
      <w:pPr>
        <w:ind w:left="4080" w:hanging="180"/>
      </w:pPr>
      <w:rPr>
        <w:rFonts w:hint="default"/>
      </w:rPr>
    </w:lvl>
    <w:lvl w:ilvl="6">
      <w:start w:val="1"/>
      <w:numFmt w:val="decimal"/>
      <w:lvlText w:val="%7."/>
      <w:lvlJc w:val="left"/>
      <w:pPr>
        <w:ind w:left="4800" w:hanging="360"/>
      </w:pPr>
      <w:rPr>
        <w:rFonts w:hint="default"/>
      </w:rPr>
    </w:lvl>
    <w:lvl w:ilvl="7">
      <w:start w:val="1"/>
      <w:numFmt w:val="lowerLetter"/>
      <w:lvlText w:val="%8."/>
      <w:lvlJc w:val="left"/>
      <w:pPr>
        <w:ind w:left="5520" w:hanging="360"/>
      </w:pPr>
      <w:rPr>
        <w:rFonts w:hint="default"/>
      </w:rPr>
    </w:lvl>
    <w:lvl w:ilvl="8">
      <w:start w:val="1"/>
      <w:numFmt w:val="lowerRoman"/>
      <w:lvlText w:val="%9."/>
      <w:lvlJc w:val="right"/>
      <w:pPr>
        <w:ind w:left="6240" w:hanging="180"/>
      </w:pPr>
      <w:rPr>
        <w:rFonts w:hint="default"/>
      </w:rPr>
    </w:lvl>
  </w:abstractNum>
  <w:abstractNum w:abstractNumId="6">
    <w:nsid w:val="74E302B8"/>
    <w:multiLevelType w:val="hybridMultilevel"/>
    <w:tmpl w:val="D0F24A18"/>
    <w:lvl w:ilvl="0" w:tplc="3CD667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4F0CE1"/>
    <w:multiLevelType w:val="multilevel"/>
    <w:tmpl w:val="D6F0589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5"/>
  </w:num>
  <w:num w:numId="4">
    <w:abstractNumId w:val="6"/>
  </w:num>
  <w:num w:numId="5">
    <w:abstractNumId w:val="4"/>
  </w:num>
  <w:num w:numId="6">
    <w:abstractNumId w:val="2"/>
  </w:num>
  <w:num w:numId="7">
    <w:abstractNumId w:val="0"/>
  </w:num>
  <w:num w:numId="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36"/>
  <w:displayHorizontalDrawingGridEvery w:val="0"/>
  <w:displayVerticalDrawingGridEvery w:val="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D0D"/>
    <w:rsid w:val="000043D6"/>
    <w:rsid w:val="0001485D"/>
    <w:rsid w:val="00026456"/>
    <w:rsid w:val="00034593"/>
    <w:rsid w:val="000369D2"/>
    <w:rsid w:val="00047D03"/>
    <w:rsid w:val="000572A5"/>
    <w:rsid w:val="00065960"/>
    <w:rsid w:val="00082958"/>
    <w:rsid w:val="00085DDA"/>
    <w:rsid w:val="00094E9F"/>
    <w:rsid w:val="000A7F22"/>
    <w:rsid w:val="000C1AAA"/>
    <w:rsid w:val="000D3AA8"/>
    <w:rsid w:val="000D41C7"/>
    <w:rsid w:val="000E5088"/>
    <w:rsid w:val="00110691"/>
    <w:rsid w:val="00127443"/>
    <w:rsid w:val="00130D09"/>
    <w:rsid w:val="001504E9"/>
    <w:rsid w:val="00155BED"/>
    <w:rsid w:val="00163BB0"/>
    <w:rsid w:val="00170688"/>
    <w:rsid w:val="00184CDF"/>
    <w:rsid w:val="001877E9"/>
    <w:rsid w:val="00190235"/>
    <w:rsid w:val="001A6D28"/>
    <w:rsid w:val="001B47FD"/>
    <w:rsid w:val="001B768B"/>
    <w:rsid w:val="001C03FA"/>
    <w:rsid w:val="001C3188"/>
    <w:rsid w:val="001D24ED"/>
    <w:rsid w:val="001D4306"/>
    <w:rsid w:val="001E11CF"/>
    <w:rsid w:val="001E708E"/>
    <w:rsid w:val="00206383"/>
    <w:rsid w:val="002170D7"/>
    <w:rsid w:val="002574B3"/>
    <w:rsid w:val="002827DD"/>
    <w:rsid w:val="00282944"/>
    <w:rsid w:val="002A5F7B"/>
    <w:rsid w:val="002B0A0B"/>
    <w:rsid w:val="002B4597"/>
    <w:rsid w:val="002C4877"/>
    <w:rsid w:val="002D203D"/>
    <w:rsid w:val="0030413C"/>
    <w:rsid w:val="00305E13"/>
    <w:rsid w:val="003226C9"/>
    <w:rsid w:val="0033765F"/>
    <w:rsid w:val="0034310E"/>
    <w:rsid w:val="003774D9"/>
    <w:rsid w:val="00385E8B"/>
    <w:rsid w:val="003952A4"/>
    <w:rsid w:val="003A0927"/>
    <w:rsid w:val="003B177B"/>
    <w:rsid w:val="003C2509"/>
    <w:rsid w:val="003C6339"/>
    <w:rsid w:val="003C7FC5"/>
    <w:rsid w:val="003E6CD4"/>
    <w:rsid w:val="0040483E"/>
    <w:rsid w:val="004101E8"/>
    <w:rsid w:val="0041129F"/>
    <w:rsid w:val="00412E34"/>
    <w:rsid w:val="00420A24"/>
    <w:rsid w:val="0042458B"/>
    <w:rsid w:val="00446127"/>
    <w:rsid w:val="0045226C"/>
    <w:rsid w:val="004574F9"/>
    <w:rsid w:val="00460474"/>
    <w:rsid w:val="004748D1"/>
    <w:rsid w:val="004754F9"/>
    <w:rsid w:val="0049233A"/>
    <w:rsid w:val="004B2447"/>
    <w:rsid w:val="005136AD"/>
    <w:rsid w:val="005227FB"/>
    <w:rsid w:val="00532420"/>
    <w:rsid w:val="00534DE2"/>
    <w:rsid w:val="00536C3A"/>
    <w:rsid w:val="005639F6"/>
    <w:rsid w:val="00571749"/>
    <w:rsid w:val="005916A2"/>
    <w:rsid w:val="005975AB"/>
    <w:rsid w:val="005A23D6"/>
    <w:rsid w:val="005C0DBD"/>
    <w:rsid w:val="005C2545"/>
    <w:rsid w:val="005C5A64"/>
    <w:rsid w:val="00615CC6"/>
    <w:rsid w:val="00622FF9"/>
    <w:rsid w:val="00636942"/>
    <w:rsid w:val="006442F4"/>
    <w:rsid w:val="00681619"/>
    <w:rsid w:val="00693106"/>
    <w:rsid w:val="006B0140"/>
    <w:rsid w:val="006B065D"/>
    <w:rsid w:val="006F5631"/>
    <w:rsid w:val="00710448"/>
    <w:rsid w:val="007109D2"/>
    <w:rsid w:val="007206C3"/>
    <w:rsid w:val="0074673C"/>
    <w:rsid w:val="00767659"/>
    <w:rsid w:val="00770478"/>
    <w:rsid w:val="007825AC"/>
    <w:rsid w:val="007B505B"/>
    <w:rsid w:val="007C4E23"/>
    <w:rsid w:val="007C7245"/>
    <w:rsid w:val="007F33D5"/>
    <w:rsid w:val="0080093B"/>
    <w:rsid w:val="0080478E"/>
    <w:rsid w:val="008303D2"/>
    <w:rsid w:val="0083783A"/>
    <w:rsid w:val="00871D0D"/>
    <w:rsid w:val="00873201"/>
    <w:rsid w:val="00891FD1"/>
    <w:rsid w:val="008A36A8"/>
    <w:rsid w:val="008B4912"/>
    <w:rsid w:val="008D5D18"/>
    <w:rsid w:val="008D71D1"/>
    <w:rsid w:val="008E7D6B"/>
    <w:rsid w:val="00902F3A"/>
    <w:rsid w:val="009148E3"/>
    <w:rsid w:val="00915ADD"/>
    <w:rsid w:val="00926D3C"/>
    <w:rsid w:val="0093179A"/>
    <w:rsid w:val="00932C16"/>
    <w:rsid w:val="00946CE3"/>
    <w:rsid w:val="009534CC"/>
    <w:rsid w:val="00955E2B"/>
    <w:rsid w:val="00975EE8"/>
    <w:rsid w:val="00982157"/>
    <w:rsid w:val="009A23BA"/>
    <w:rsid w:val="009B1266"/>
    <w:rsid w:val="009B46C7"/>
    <w:rsid w:val="009B58FD"/>
    <w:rsid w:val="009B70DB"/>
    <w:rsid w:val="009C615D"/>
    <w:rsid w:val="009C6363"/>
    <w:rsid w:val="009D511E"/>
    <w:rsid w:val="009E3E62"/>
    <w:rsid w:val="009F598D"/>
    <w:rsid w:val="00A2382D"/>
    <w:rsid w:val="00A33FA4"/>
    <w:rsid w:val="00A70F14"/>
    <w:rsid w:val="00A712D3"/>
    <w:rsid w:val="00A7164A"/>
    <w:rsid w:val="00A750E0"/>
    <w:rsid w:val="00A9535A"/>
    <w:rsid w:val="00AF4B5D"/>
    <w:rsid w:val="00B12E97"/>
    <w:rsid w:val="00B22B5E"/>
    <w:rsid w:val="00B2676F"/>
    <w:rsid w:val="00B37859"/>
    <w:rsid w:val="00B37DFF"/>
    <w:rsid w:val="00B50B21"/>
    <w:rsid w:val="00B51A56"/>
    <w:rsid w:val="00B57DB9"/>
    <w:rsid w:val="00B713BD"/>
    <w:rsid w:val="00B876EB"/>
    <w:rsid w:val="00BA493E"/>
    <w:rsid w:val="00BB076A"/>
    <w:rsid w:val="00BC07B1"/>
    <w:rsid w:val="00BC546D"/>
    <w:rsid w:val="00BE500F"/>
    <w:rsid w:val="00BE53EB"/>
    <w:rsid w:val="00BF3717"/>
    <w:rsid w:val="00BF67EE"/>
    <w:rsid w:val="00C0283B"/>
    <w:rsid w:val="00C26BC6"/>
    <w:rsid w:val="00C329DF"/>
    <w:rsid w:val="00C45296"/>
    <w:rsid w:val="00C571CA"/>
    <w:rsid w:val="00C648AF"/>
    <w:rsid w:val="00C6616B"/>
    <w:rsid w:val="00C828B5"/>
    <w:rsid w:val="00C941DD"/>
    <w:rsid w:val="00CC0920"/>
    <w:rsid w:val="00CD5D4E"/>
    <w:rsid w:val="00CE2F9D"/>
    <w:rsid w:val="00CE6DDE"/>
    <w:rsid w:val="00CE75CD"/>
    <w:rsid w:val="00D02DBA"/>
    <w:rsid w:val="00D11410"/>
    <w:rsid w:val="00D315A6"/>
    <w:rsid w:val="00D40BCE"/>
    <w:rsid w:val="00D46544"/>
    <w:rsid w:val="00D660AD"/>
    <w:rsid w:val="00D73015"/>
    <w:rsid w:val="00D90470"/>
    <w:rsid w:val="00DB134C"/>
    <w:rsid w:val="00DC280F"/>
    <w:rsid w:val="00DD333A"/>
    <w:rsid w:val="00DD44EC"/>
    <w:rsid w:val="00DE5A70"/>
    <w:rsid w:val="00E0113F"/>
    <w:rsid w:val="00E041A8"/>
    <w:rsid w:val="00E05852"/>
    <w:rsid w:val="00E061AB"/>
    <w:rsid w:val="00E13F72"/>
    <w:rsid w:val="00E30A4C"/>
    <w:rsid w:val="00E403DF"/>
    <w:rsid w:val="00E5175D"/>
    <w:rsid w:val="00E6078F"/>
    <w:rsid w:val="00E6167E"/>
    <w:rsid w:val="00E97909"/>
    <w:rsid w:val="00EA5482"/>
    <w:rsid w:val="00EC2B63"/>
    <w:rsid w:val="00EC5A9D"/>
    <w:rsid w:val="00ED2F7C"/>
    <w:rsid w:val="00EE3390"/>
    <w:rsid w:val="00EF19A4"/>
    <w:rsid w:val="00EF1C79"/>
    <w:rsid w:val="00F1050D"/>
    <w:rsid w:val="00F139CE"/>
    <w:rsid w:val="00F23A89"/>
    <w:rsid w:val="00F24C99"/>
    <w:rsid w:val="00F24FB7"/>
    <w:rsid w:val="00F25F7A"/>
    <w:rsid w:val="00F50D23"/>
    <w:rsid w:val="00F5512E"/>
    <w:rsid w:val="00F559DE"/>
    <w:rsid w:val="00FA25B0"/>
    <w:rsid w:val="00FC122A"/>
    <w:rsid w:val="00FD06E3"/>
    <w:rsid w:val="00FD20F1"/>
    <w:rsid w:val="00FE2D49"/>
    <w:rsid w:val="00FF06E0"/>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40EAE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306"/>
    <w:rPr>
      <w:rFonts w:ascii="Arial" w:hAnsi="Arial"/>
      <w:sz w:val="20"/>
    </w:rPr>
  </w:style>
  <w:style w:type="paragraph" w:styleId="Heading1">
    <w:name w:val="heading 1"/>
    <w:basedOn w:val="Normal"/>
    <w:next w:val="Normal"/>
    <w:link w:val="Heading1Char"/>
    <w:qFormat/>
    <w:rsid w:val="00534DE2"/>
    <w:pPr>
      <w:keepNext/>
      <w:keepLines/>
      <w:spacing w:before="48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D0D"/>
    <w:pPr>
      <w:tabs>
        <w:tab w:val="center" w:pos="4320"/>
        <w:tab w:val="right" w:pos="8640"/>
      </w:tabs>
    </w:pPr>
  </w:style>
  <w:style w:type="character" w:customStyle="1" w:styleId="HeaderChar">
    <w:name w:val="Header Char"/>
    <w:basedOn w:val="DefaultParagraphFont"/>
    <w:link w:val="Header"/>
    <w:uiPriority w:val="99"/>
    <w:rsid w:val="00871D0D"/>
  </w:style>
  <w:style w:type="paragraph" w:styleId="Footer">
    <w:name w:val="footer"/>
    <w:basedOn w:val="Normal"/>
    <w:link w:val="FooterChar"/>
    <w:uiPriority w:val="99"/>
    <w:unhideWhenUsed/>
    <w:rsid w:val="00A33FA4"/>
    <w:pPr>
      <w:tabs>
        <w:tab w:val="left" w:pos="7134"/>
      </w:tabs>
      <w:jc w:val="right"/>
    </w:pPr>
    <w:rPr>
      <w:rFonts w:cs="Arial"/>
      <w:noProof/>
      <w:color w:val="808080" w:themeColor="background1" w:themeShade="80"/>
      <w:sz w:val="18"/>
      <w:szCs w:val="18"/>
    </w:rPr>
  </w:style>
  <w:style w:type="character" w:customStyle="1" w:styleId="FooterChar">
    <w:name w:val="Footer Char"/>
    <w:basedOn w:val="DefaultParagraphFont"/>
    <w:link w:val="Footer"/>
    <w:uiPriority w:val="99"/>
    <w:rsid w:val="00A33FA4"/>
    <w:rPr>
      <w:rFonts w:ascii="Arial" w:hAnsi="Arial" w:cs="Arial"/>
      <w:noProof/>
      <w:color w:val="808080" w:themeColor="background1" w:themeShade="80"/>
      <w:sz w:val="18"/>
      <w:szCs w:val="18"/>
    </w:rPr>
  </w:style>
  <w:style w:type="paragraph" w:styleId="BalloonText">
    <w:name w:val="Balloon Text"/>
    <w:basedOn w:val="Normal"/>
    <w:link w:val="BalloonTextChar"/>
    <w:uiPriority w:val="99"/>
    <w:semiHidden/>
    <w:unhideWhenUsed/>
    <w:rsid w:val="00871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1D0D"/>
    <w:rPr>
      <w:rFonts w:ascii="Lucida Grande" w:hAnsi="Lucida Grande" w:cs="Lucida Grande"/>
      <w:sz w:val="18"/>
      <w:szCs w:val="18"/>
    </w:rPr>
  </w:style>
  <w:style w:type="paragraph" w:styleId="ListParagraph">
    <w:name w:val="List Paragraph"/>
    <w:basedOn w:val="Normal"/>
    <w:uiPriority w:val="34"/>
    <w:qFormat/>
    <w:rsid w:val="00EC5A9D"/>
    <w:pPr>
      <w:ind w:left="720"/>
      <w:contextualSpacing/>
    </w:pPr>
  </w:style>
  <w:style w:type="table" w:styleId="MediumShading1">
    <w:name w:val="Medium Shading 1"/>
    <w:basedOn w:val="TableNormal"/>
    <w:uiPriority w:val="63"/>
    <w:rsid w:val="00460474"/>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3C6339"/>
  </w:style>
  <w:style w:type="paragraph" w:customStyle="1" w:styleId="Footer2">
    <w:name w:val="Footer2"/>
    <w:basedOn w:val="FootnoteText"/>
    <w:next w:val="Footer"/>
    <w:qFormat/>
    <w:rsid w:val="00A33FA4"/>
    <w:pPr>
      <w:tabs>
        <w:tab w:val="left" w:pos="7134"/>
      </w:tabs>
      <w:ind w:right="630"/>
      <w:jc w:val="right"/>
    </w:pPr>
    <w:rPr>
      <w:rFonts w:cs="Arial"/>
      <w:noProof/>
      <w:sz w:val="15"/>
      <w:szCs w:val="18"/>
    </w:rPr>
  </w:style>
  <w:style w:type="paragraph" w:styleId="FootnoteText">
    <w:name w:val="footnote text"/>
    <w:basedOn w:val="Normal"/>
    <w:link w:val="FootnoteTextChar"/>
    <w:uiPriority w:val="99"/>
    <w:semiHidden/>
    <w:unhideWhenUsed/>
    <w:rsid w:val="00A33FA4"/>
    <w:rPr>
      <w:sz w:val="24"/>
    </w:rPr>
  </w:style>
  <w:style w:type="character" w:customStyle="1" w:styleId="FootnoteTextChar">
    <w:name w:val="Footnote Text Char"/>
    <w:basedOn w:val="DefaultParagraphFont"/>
    <w:link w:val="FootnoteText"/>
    <w:uiPriority w:val="99"/>
    <w:semiHidden/>
    <w:rsid w:val="00A33FA4"/>
    <w:rPr>
      <w:rFonts w:ascii="Arial" w:hAnsi="Arial"/>
    </w:rPr>
  </w:style>
  <w:style w:type="numbering" w:customStyle="1" w:styleId="Style1">
    <w:name w:val="Style1"/>
    <w:uiPriority w:val="99"/>
    <w:rsid w:val="00094E9F"/>
    <w:pPr>
      <w:numPr>
        <w:numId w:val="3"/>
      </w:numPr>
    </w:pPr>
  </w:style>
  <w:style w:type="paragraph" w:customStyle="1" w:styleId="HBPsubhead2red">
    <w:name w:val="HBP_subhead 2 red"/>
    <w:basedOn w:val="Normal"/>
    <w:qFormat/>
    <w:rsid w:val="001D4306"/>
    <w:pPr>
      <w:spacing w:before="700"/>
      <w:outlineLvl w:val="0"/>
    </w:pPr>
    <w:rPr>
      <w:rFonts w:ascii="Arial Bold" w:eastAsia="Times New Roman" w:hAnsi="Arial Bold" w:cs="Times New Roman"/>
      <w:b/>
      <w:bCs/>
      <w:caps/>
      <w:color w:val="800000"/>
      <w:kern w:val="28"/>
      <w:sz w:val="18"/>
      <w:szCs w:val="18"/>
    </w:rPr>
  </w:style>
  <w:style w:type="character" w:styleId="Hyperlink">
    <w:name w:val="Hyperlink"/>
    <w:basedOn w:val="DefaultParagraphFont"/>
    <w:uiPriority w:val="99"/>
    <w:unhideWhenUsed/>
    <w:rsid w:val="00B2676F"/>
    <w:rPr>
      <w:color w:val="0000FF" w:themeColor="hyperlink"/>
      <w:u w:val="single"/>
    </w:rPr>
  </w:style>
  <w:style w:type="character" w:styleId="CommentReference">
    <w:name w:val="annotation reference"/>
    <w:basedOn w:val="DefaultParagraphFont"/>
    <w:uiPriority w:val="99"/>
    <w:semiHidden/>
    <w:unhideWhenUsed/>
    <w:rsid w:val="00D73015"/>
    <w:rPr>
      <w:sz w:val="18"/>
      <w:szCs w:val="18"/>
    </w:rPr>
  </w:style>
  <w:style w:type="paragraph" w:styleId="CommentText">
    <w:name w:val="annotation text"/>
    <w:basedOn w:val="Normal"/>
    <w:link w:val="CommentTextChar"/>
    <w:uiPriority w:val="99"/>
    <w:semiHidden/>
    <w:unhideWhenUsed/>
    <w:rsid w:val="00D73015"/>
  </w:style>
  <w:style w:type="character" w:customStyle="1" w:styleId="CommentTextChar">
    <w:name w:val="Comment Text Char"/>
    <w:basedOn w:val="DefaultParagraphFont"/>
    <w:link w:val="CommentText"/>
    <w:uiPriority w:val="99"/>
    <w:semiHidden/>
    <w:rsid w:val="00D73015"/>
  </w:style>
  <w:style w:type="paragraph" w:styleId="CommentSubject">
    <w:name w:val="annotation subject"/>
    <w:basedOn w:val="CommentText"/>
    <w:next w:val="CommentText"/>
    <w:link w:val="CommentSubjectChar"/>
    <w:uiPriority w:val="99"/>
    <w:semiHidden/>
    <w:unhideWhenUsed/>
    <w:rsid w:val="00D73015"/>
    <w:rPr>
      <w:b/>
      <w:bCs/>
      <w:szCs w:val="20"/>
    </w:rPr>
  </w:style>
  <w:style w:type="character" w:customStyle="1" w:styleId="CommentSubjectChar">
    <w:name w:val="Comment Subject Char"/>
    <w:basedOn w:val="CommentTextChar"/>
    <w:link w:val="CommentSubject"/>
    <w:uiPriority w:val="99"/>
    <w:semiHidden/>
    <w:rsid w:val="00D73015"/>
    <w:rPr>
      <w:b/>
      <w:bCs/>
      <w:sz w:val="20"/>
      <w:szCs w:val="20"/>
    </w:rPr>
  </w:style>
  <w:style w:type="paragraph" w:styleId="TOC1">
    <w:name w:val="toc 1"/>
    <w:basedOn w:val="Normal"/>
    <w:next w:val="Normal"/>
    <w:autoRedefine/>
    <w:uiPriority w:val="39"/>
    <w:unhideWhenUsed/>
    <w:rsid w:val="00891FD1"/>
    <w:pPr>
      <w:spacing w:after="100"/>
    </w:pPr>
  </w:style>
  <w:style w:type="paragraph" w:styleId="NoSpacing">
    <w:name w:val="No Spacing"/>
    <w:link w:val="NoSpacingChar"/>
    <w:uiPriority w:val="1"/>
    <w:qFormat/>
    <w:rsid w:val="00E13F72"/>
    <w:rPr>
      <w:sz w:val="22"/>
      <w:szCs w:val="22"/>
      <w:lang w:eastAsia="ja-JP"/>
    </w:rPr>
  </w:style>
  <w:style w:type="character" w:customStyle="1" w:styleId="NoSpacingChar">
    <w:name w:val="No Spacing Char"/>
    <w:basedOn w:val="DefaultParagraphFont"/>
    <w:link w:val="NoSpacing"/>
    <w:uiPriority w:val="1"/>
    <w:rsid w:val="00E13F72"/>
    <w:rPr>
      <w:sz w:val="22"/>
      <w:szCs w:val="22"/>
      <w:lang w:eastAsia="ja-JP"/>
    </w:rPr>
  </w:style>
  <w:style w:type="character" w:customStyle="1" w:styleId="Heading1Char">
    <w:name w:val="Heading 1 Char"/>
    <w:basedOn w:val="DefaultParagraphFont"/>
    <w:link w:val="Heading1"/>
    <w:rsid w:val="00534DE2"/>
    <w:rPr>
      <w:rFonts w:ascii="Cambria" w:eastAsia="Times New Roman" w:hAnsi="Cambria" w:cs="Times New Roman"/>
      <w:b/>
      <w:bCs/>
      <w:color w:val="365F91"/>
      <w:sz w:val="28"/>
      <w:szCs w:val="28"/>
    </w:rPr>
  </w:style>
  <w:style w:type="table" w:styleId="TableGrid">
    <w:name w:val="Table Grid"/>
    <w:basedOn w:val="TableNormal"/>
    <w:uiPriority w:val="59"/>
    <w:rsid w:val="003C25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uiPriority w:val="99"/>
    <w:rsid w:val="003C2509"/>
    <w:pPr>
      <w:widowControl w:val="0"/>
      <w:suppressAutoHyphens/>
      <w:autoSpaceDE w:val="0"/>
      <w:autoSpaceDN w:val="0"/>
      <w:adjustRightInd w:val="0"/>
      <w:spacing w:line="220" w:lineRule="atLeast"/>
      <w:textAlignment w:val="center"/>
    </w:pPr>
    <w:rPr>
      <w:rFonts w:ascii="Gotham-Light" w:hAnsi="Gotham-Light" w:cs="Gotham-Light"/>
      <w:color w:val="000000"/>
      <w:sz w:val="16"/>
      <w:szCs w:val="16"/>
    </w:rPr>
  </w:style>
  <w:style w:type="paragraph" w:customStyle="1" w:styleId="UserTextBlue">
    <w:name w:val="UserTextBlue"/>
    <w:basedOn w:val="Normal"/>
    <w:qFormat/>
    <w:rsid w:val="001D4306"/>
    <w:rPr>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306"/>
    <w:rPr>
      <w:rFonts w:ascii="Arial" w:hAnsi="Arial"/>
      <w:sz w:val="20"/>
    </w:rPr>
  </w:style>
  <w:style w:type="paragraph" w:styleId="Heading1">
    <w:name w:val="heading 1"/>
    <w:basedOn w:val="Normal"/>
    <w:next w:val="Normal"/>
    <w:link w:val="Heading1Char"/>
    <w:qFormat/>
    <w:rsid w:val="00534DE2"/>
    <w:pPr>
      <w:keepNext/>
      <w:keepLines/>
      <w:spacing w:before="48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D0D"/>
    <w:pPr>
      <w:tabs>
        <w:tab w:val="center" w:pos="4320"/>
        <w:tab w:val="right" w:pos="8640"/>
      </w:tabs>
    </w:pPr>
  </w:style>
  <w:style w:type="character" w:customStyle="1" w:styleId="HeaderChar">
    <w:name w:val="Header Char"/>
    <w:basedOn w:val="DefaultParagraphFont"/>
    <w:link w:val="Header"/>
    <w:uiPriority w:val="99"/>
    <w:rsid w:val="00871D0D"/>
  </w:style>
  <w:style w:type="paragraph" w:styleId="Footer">
    <w:name w:val="footer"/>
    <w:basedOn w:val="Normal"/>
    <w:link w:val="FooterChar"/>
    <w:uiPriority w:val="99"/>
    <w:unhideWhenUsed/>
    <w:rsid w:val="00A33FA4"/>
    <w:pPr>
      <w:tabs>
        <w:tab w:val="left" w:pos="7134"/>
      </w:tabs>
      <w:jc w:val="right"/>
    </w:pPr>
    <w:rPr>
      <w:rFonts w:cs="Arial"/>
      <w:noProof/>
      <w:color w:val="808080" w:themeColor="background1" w:themeShade="80"/>
      <w:sz w:val="18"/>
      <w:szCs w:val="18"/>
    </w:rPr>
  </w:style>
  <w:style w:type="character" w:customStyle="1" w:styleId="FooterChar">
    <w:name w:val="Footer Char"/>
    <w:basedOn w:val="DefaultParagraphFont"/>
    <w:link w:val="Footer"/>
    <w:uiPriority w:val="99"/>
    <w:rsid w:val="00A33FA4"/>
    <w:rPr>
      <w:rFonts w:ascii="Arial" w:hAnsi="Arial" w:cs="Arial"/>
      <w:noProof/>
      <w:color w:val="808080" w:themeColor="background1" w:themeShade="80"/>
      <w:sz w:val="18"/>
      <w:szCs w:val="18"/>
    </w:rPr>
  </w:style>
  <w:style w:type="paragraph" w:styleId="BalloonText">
    <w:name w:val="Balloon Text"/>
    <w:basedOn w:val="Normal"/>
    <w:link w:val="BalloonTextChar"/>
    <w:uiPriority w:val="99"/>
    <w:semiHidden/>
    <w:unhideWhenUsed/>
    <w:rsid w:val="00871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1D0D"/>
    <w:rPr>
      <w:rFonts w:ascii="Lucida Grande" w:hAnsi="Lucida Grande" w:cs="Lucida Grande"/>
      <w:sz w:val="18"/>
      <w:szCs w:val="18"/>
    </w:rPr>
  </w:style>
  <w:style w:type="paragraph" w:styleId="ListParagraph">
    <w:name w:val="List Paragraph"/>
    <w:basedOn w:val="Normal"/>
    <w:uiPriority w:val="34"/>
    <w:qFormat/>
    <w:rsid w:val="00EC5A9D"/>
    <w:pPr>
      <w:ind w:left="720"/>
      <w:contextualSpacing/>
    </w:pPr>
  </w:style>
  <w:style w:type="table" w:styleId="MediumShading1">
    <w:name w:val="Medium Shading 1"/>
    <w:basedOn w:val="TableNormal"/>
    <w:uiPriority w:val="63"/>
    <w:rsid w:val="00460474"/>
    <w:rPr>
      <w:rFonts w:ascii="Times New Roman" w:eastAsia="Times New Roman" w:hAnsi="Times New Roman"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3C6339"/>
  </w:style>
  <w:style w:type="paragraph" w:customStyle="1" w:styleId="Footer2">
    <w:name w:val="Footer2"/>
    <w:basedOn w:val="FootnoteText"/>
    <w:next w:val="Footer"/>
    <w:qFormat/>
    <w:rsid w:val="00A33FA4"/>
    <w:pPr>
      <w:tabs>
        <w:tab w:val="left" w:pos="7134"/>
      </w:tabs>
      <w:ind w:right="630"/>
      <w:jc w:val="right"/>
    </w:pPr>
    <w:rPr>
      <w:rFonts w:cs="Arial"/>
      <w:noProof/>
      <w:sz w:val="15"/>
      <w:szCs w:val="18"/>
    </w:rPr>
  </w:style>
  <w:style w:type="paragraph" w:styleId="FootnoteText">
    <w:name w:val="footnote text"/>
    <w:basedOn w:val="Normal"/>
    <w:link w:val="FootnoteTextChar"/>
    <w:uiPriority w:val="99"/>
    <w:semiHidden/>
    <w:unhideWhenUsed/>
    <w:rsid w:val="00A33FA4"/>
    <w:rPr>
      <w:sz w:val="24"/>
    </w:rPr>
  </w:style>
  <w:style w:type="character" w:customStyle="1" w:styleId="FootnoteTextChar">
    <w:name w:val="Footnote Text Char"/>
    <w:basedOn w:val="DefaultParagraphFont"/>
    <w:link w:val="FootnoteText"/>
    <w:uiPriority w:val="99"/>
    <w:semiHidden/>
    <w:rsid w:val="00A33FA4"/>
    <w:rPr>
      <w:rFonts w:ascii="Arial" w:hAnsi="Arial"/>
    </w:rPr>
  </w:style>
  <w:style w:type="numbering" w:customStyle="1" w:styleId="Style1">
    <w:name w:val="Style1"/>
    <w:uiPriority w:val="99"/>
    <w:rsid w:val="00094E9F"/>
    <w:pPr>
      <w:numPr>
        <w:numId w:val="3"/>
      </w:numPr>
    </w:pPr>
  </w:style>
  <w:style w:type="paragraph" w:customStyle="1" w:styleId="HBPsubhead2red">
    <w:name w:val="HBP_subhead 2 red"/>
    <w:basedOn w:val="Normal"/>
    <w:qFormat/>
    <w:rsid w:val="001D4306"/>
    <w:pPr>
      <w:spacing w:before="700"/>
      <w:outlineLvl w:val="0"/>
    </w:pPr>
    <w:rPr>
      <w:rFonts w:ascii="Arial Bold" w:eastAsia="Times New Roman" w:hAnsi="Arial Bold" w:cs="Times New Roman"/>
      <w:b/>
      <w:bCs/>
      <w:caps/>
      <w:color w:val="800000"/>
      <w:kern w:val="28"/>
      <w:sz w:val="18"/>
      <w:szCs w:val="18"/>
    </w:rPr>
  </w:style>
  <w:style w:type="character" w:styleId="Hyperlink">
    <w:name w:val="Hyperlink"/>
    <w:basedOn w:val="DefaultParagraphFont"/>
    <w:uiPriority w:val="99"/>
    <w:unhideWhenUsed/>
    <w:rsid w:val="00B2676F"/>
    <w:rPr>
      <w:color w:val="0000FF" w:themeColor="hyperlink"/>
      <w:u w:val="single"/>
    </w:rPr>
  </w:style>
  <w:style w:type="character" w:styleId="CommentReference">
    <w:name w:val="annotation reference"/>
    <w:basedOn w:val="DefaultParagraphFont"/>
    <w:uiPriority w:val="99"/>
    <w:semiHidden/>
    <w:unhideWhenUsed/>
    <w:rsid w:val="00D73015"/>
    <w:rPr>
      <w:sz w:val="18"/>
      <w:szCs w:val="18"/>
    </w:rPr>
  </w:style>
  <w:style w:type="paragraph" w:styleId="CommentText">
    <w:name w:val="annotation text"/>
    <w:basedOn w:val="Normal"/>
    <w:link w:val="CommentTextChar"/>
    <w:uiPriority w:val="99"/>
    <w:semiHidden/>
    <w:unhideWhenUsed/>
    <w:rsid w:val="00D73015"/>
  </w:style>
  <w:style w:type="character" w:customStyle="1" w:styleId="CommentTextChar">
    <w:name w:val="Comment Text Char"/>
    <w:basedOn w:val="DefaultParagraphFont"/>
    <w:link w:val="CommentText"/>
    <w:uiPriority w:val="99"/>
    <w:semiHidden/>
    <w:rsid w:val="00D73015"/>
  </w:style>
  <w:style w:type="paragraph" w:styleId="CommentSubject">
    <w:name w:val="annotation subject"/>
    <w:basedOn w:val="CommentText"/>
    <w:next w:val="CommentText"/>
    <w:link w:val="CommentSubjectChar"/>
    <w:uiPriority w:val="99"/>
    <w:semiHidden/>
    <w:unhideWhenUsed/>
    <w:rsid w:val="00D73015"/>
    <w:rPr>
      <w:b/>
      <w:bCs/>
      <w:szCs w:val="20"/>
    </w:rPr>
  </w:style>
  <w:style w:type="character" w:customStyle="1" w:styleId="CommentSubjectChar">
    <w:name w:val="Comment Subject Char"/>
    <w:basedOn w:val="CommentTextChar"/>
    <w:link w:val="CommentSubject"/>
    <w:uiPriority w:val="99"/>
    <w:semiHidden/>
    <w:rsid w:val="00D73015"/>
    <w:rPr>
      <w:b/>
      <w:bCs/>
      <w:sz w:val="20"/>
      <w:szCs w:val="20"/>
    </w:rPr>
  </w:style>
  <w:style w:type="paragraph" w:styleId="TOC1">
    <w:name w:val="toc 1"/>
    <w:basedOn w:val="Normal"/>
    <w:next w:val="Normal"/>
    <w:autoRedefine/>
    <w:uiPriority w:val="39"/>
    <w:unhideWhenUsed/>
    <w:rsid w:val="00891FD1"/>
    <w:pPr>
      <w:spacing w:after="100"/>
    </w:pPr>
  </w:style>
  <w:style w:type="paragraph" w:styleId="NoSpacing">
    <w:name w:val="No Spacing"/>
    <w:link w:val="NoSpacingChar"/>
    <w:uiPriority w:val="1"/>
    <w:qFormat/>
    <w:rsid w:val="00E13F72"/>
    <w:rPr>
      <w:sz w:val="22"/>
      <w:szCs w:val="22"/>
      <w:lang w:eastAsia="ja-JP"/>
    </w:rPr>
  </w:style>
  <w:style w:type="character" w:customStyle="1" w:styleId="NoSpacingChar">
    <w:name w:val="No Spacing Char"/>
    <w:basedOn w:val="DefaultParagraphFont"/>
    <w:link w:val="NoSpacing"/>
    <w:uiPriority w:val="1"/>
    <w:rsid w:val="00E13F72"/>
    <w:rPr>
      <w:sz w:val="22"/>
      <w:szCs w:val="22"/>
      <w:lang w:eastAsia="ja-JP"/>
    </w:rPr>
  </w:style>
  <w:style w:type="character" w:customStyle="1" w:styleId="Heading1Char">
    <w:name w:val="Heading 1 Char"/>
    <w:basedOn w:val="DefaultParagraphFont"/>
    <w:link w:val="Heading1"/>
    <w:rsid w:val="00534DE2"/>
    <w:rPr>
      <w:rFonts w:ascii="Cambria" w:eastAsia="Times New Roman" w:hAnsi="Cambria" w:cs="Times New Roman"/>
      <w:b/>
      <w:bCs/>
      <w:color w:val="365F91"/>
      <w:sz w:val="28"/>
      <w:szCs w:val="28"/>
    </w:rPr>
  </w:style>
  <w:style w:type="table" w:styleId="TableGrid">
    <w:name w:val="Table Grid"/>
    <w:basedOn w:val="TableNormal"/>
    <w:uiPriority w:val="59"/>
    <w:rsid w:val="003C25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uiPriority w:val="99"/>
    <w:rsid w:val="003C2509"/>
    <w:pPr>
      <w:widowControl w:val="0"/>
      <w:suppressAutoHyphens/>
      <w:autoSpaceDE w:val="0"/>
      <w:autoSpaceDN w:val="0"/>
      <w:adjustRightInd w:val="0"/>
      <w:spacing w:line="220" w:lineRule="atLeast"/>
      <w:textAlignment w:val="center"/>
    </w:pPr>
    <w:rPr>
      <w:rFonts w:ascii="Gotham-Light" w:hAnsi="Gotham-Light" w:cs="Gotham-Light"/>
      <w:color w:val="000000"/>
      <w:sz w:val="16"/>
      <w:szCs w:val="16"/>
    </w:rPr>
  </w:style>
  <w:style w:type="paragraph" w:customStyle="1" w:styleId="UserTextBlue">
    <w:name w:val="UserTextBlue"/>
    <w:basedOn w:val="Normal"/>
    <w:qFormat/>
    <w:rsid w:val="001D4306"/>
    <w:rPr>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045633-FF36-394E-BEFD-FDEBA82D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268</Words>
  <Characters>1628</Characters>
  <Application>Microsoft Macintosh Word</Application>
  <DocSecurity>0</DocSecurity>
  <Lines>20</Lines>
  <Paragraphs>4</Paragraphs>
  <ScaleCrop>false</ScaleCrop>
  <Company>HBP</Company>
  <LinksUpToDate>false</LinksUpToDate>
  <CharactersWithSpaces>1892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Petrillo</dc:creator>
  <cp:keywords/>
  <dc:description/>
  <cp:lastModifiedBy>Janice Molloy</cp:lastModifiedBy>
  <cp:revision>2</cp:revision>
  <cp:lastPrinted>2014-04-09T14:22:00Z</cp:lastPrinted>
  <dcterms:created xsi:type="dcterms:W3CDTF">2018-02-01T15:50:00Z</dcterms:created>
  <dcterms:modified xsi:type="dcterms:W3CDTF">2018-02-01T15:50:00Z</dcterms:modified>
</cp:coreProperties>
</file>